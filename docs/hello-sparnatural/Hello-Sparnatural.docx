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commentsIdsDocument.xml" ContentType="application/vnd.openxmlformats-officedocument.wordprocessingml.commentsIds+xml"/>
  <Override PartName="/word/people.xml" ContentType="application/vnd.openxmlformats-officedocument.wordprocessingml.people+xml"/>
  <Override PartName="/word/commentsIds.xml" ContentType="application/vnd.openxmlformats-officedocument.wordprocessingml.commentsIds+xml"/>
  <Override PartName="/word/commentsDocument.xml" ContentType="application/vnd.openxmlformats-officedocument.wordprocessingml.comments+xml"/>
  <Override PartName="/word/commentsExtended.xml" ContentType="application/vnd.openxmlformats-officedocument.wordprocessingml.commentsExtended+xml"/>
  <Override PartName="/word/numbering.xml" ContentType="application/vnd.openxmlformats-officedocument.wordprocessingml.numbering+xml"/>
  <Override PartName="/word/theme/theme1.xml" ContentType="application/vnd.openxmlformats-officedocument.theme+xml"/>
  <Override PartName="/word/endnotes.xml" ContentType="application/vnd.openxmlformats-officedocument.wordprocessingml.endnotes+xml"/>
  <Override PartName="/word/fontTable.xml" ContentType="application/vnd.openxmlformats-officedocument.wordprocessingml.fontTable+xml"/>
  <Override PartName="/word/commentsExtendedDocument.xml" ContentType="application/vnd.openxmlformats-officedocument.wordprocessingml.commentsExtended+xml"/>
  <Override PartName="/word/comments.xml" ContentType="application/vnd.openxmlformats-officedocument.wordprocessingml.comments+xml"/>
  <Override PartName="/word/webSettings.xml" ContentType="application/vnd.openxmlformats-officedocument.wordprocessingml.webSettings+xml"/>
  <Override PartName="/word/settings.xml" ContentType="application/vnd.openxmlformats-officedocument.wordprocessingml.settings+xml"/>
  <Override PartName="/word/commentsExtensible.xml" ContentType="application/vnd.openxmlformats-officedocument.wordprocessingml.commentsExtensible+xml"/>
  <Override PartName="/word/document.xml" ContentType="application/vnd.openxmlformats-officedocument.wordprocessingml.document.main+xml"/>
  <Override PartName="/customXml/itemProps1.xml" ContentType="application/vnd.openxmlformats-officedocument.customXmlProperties+xml"/>
  <Override PartName="/word/footnotes.xml" ContentType="application/vnd.openxmlformats-officedocument.wordprocessingml.footnotes+xml"/>
  <Override PartName="/word/styles.xml" ContentType="application/vnd.openxmlformats-officedocument.wordprocessingml.styl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widowControl w:val="false"/>
        <w:pBdr>
          <w:top w:val="none" w:color="000000" w:sz="0" w:space="0"/>
          <w:left w:val="none" w:color="000000" w:sz="0" w:space="0"/>
          <w:bottom w:val="none" w:color="000000" w:sz="0" w:space="0"/>
          <w:right w:val="none" w:color="000000" w:sz="0" w:space="0"/>
          <w:between w:val="none" w:color="000000" w:sz="0" w:space="0"/>
        </w:pBdr>
        <w:spacing w:after="0" w:line="276" w:lineRule="auto"/>
        <w:ind/>
        <w:rPr/>
      </w:pPr>
      <w:r>
        <w:rPr>
          <w:rtl w:val="0"/>
        </w:rPr>
      </w:r>
      <w:r/>
    </w:p>
    <w:p>
      <w:pPr>
        <w:pStyle w:val="893"/>
        <w:pBdr/>
        <w:spacing/>
        <w:ind/>
        <w:rPr/>
      </w:pPr>
      <w:r/>
      <w:bookmarkStart w:id="0" w:name="_heading=h.8ey6vjclapi3"/>
      <w:r/>
      <w:bookmarkEnd w:id="0"/>
      <w:r>
        <w:rPr>
          <w:rtl w:val="0"/>
        </w:rPr>
        <w:t xml:space="preserve">“Hello Sparnatural” </w:t>
      </w:r>
      <w:r/>
    </w:p>
    <w:p>
      <w:pPr>
        <w:pStyle w:val="928"/>
        <w:pBdr/>
        <w:spacing/>
        <w:ind/>
        <w:rPr>
          <w:sz w:val="46"/>
          <w:szCs w:val="46"/>
        </w:rPr>
      </w:pPr>
      <w:r/>
      <w:bookmarkStart w:id="1" w:name="_heading=h.ueviv61n7k51"/>
      <w:r/>
      <w:bookmarkEnd w:id="1"/>
      <w:r>
        <w:rPr>
          <w:sz w:val="46"/>
          <w:szCs w:val="46"/>
          <w:rtl w:val="0"/>
        </w:rPr>
        <w:t xml:space="preserve">How-to adapt the “hello Sparnatural” page to your own Knowledge Graph</w:t>
      </w:r>
      <w:r>
        <w:rPr>
          <w:sz w:val="46"/>
          <w:szCs w:val="46"/>
        </w:rPr>
      </w:r>
      <w:r>
        <w:rPr>
          <w:sz w:val="46"/>
          <w:szCs w:val="46"/>
        </w:rPr>
      </w:r>
    </w:p>
    <w:p>
      <w:pPr>
        <w:pBdr/>
        <w:spacing/>
        <w:ind/>
        <w:rPr/>
      </w:pPr>
      <w:r>
        <w:rPr>
          <w:rtl w:val="0"/>
        </w:rPr>
      </w:r>
      <w:r/>
    </w:p>
    <w:p>
      <w:pPr>
        <w:pBdr/>
        <w:spacing/>
        <w:ind/>
        <w:rPr/>
      </w:pPr>
      <w:r>
        <w:rPr>
          <w:u w:val="single"/>
          <w:rtl w:val="0"/>
        </w:rPr>
        <w:t xml:space="preserve">Version</w:t>
      </w:r>
      <w:r>
        <w:rPr>
          <w:rtl w:val="0"/>
        </w:rPr>
        <w:t xml:space="preserve"> : 1.0</w:t>
      </w:r>
      <w:r/>
    </w:p>
    <w:p>
      <w:pPr>
        <w:pBdr/>
        <w:spacing/>
        <w:ind/>
        <w:rPr/>
      </w:pPr>
      <w:r>
        <w:rPr>
          <w:u w:val="single"/>
          <w:rtl w:val="0"/>
        </w:rPr>
        <w:t xml:space="preserve">Last modified on</w:t>
      </w:r>
      <w:r>
        <w:rPr>
          <w:rtl w:val="0"/>
        </w:rPr>
        <w:t xml:space="preserve"> : june 2023</w:t>
      </w:r>
      <w:r/>
    </w:p>
    <w:p>
      <w:pPr>
        <w:pBdr/>
        <w:spacing/>
        <w:ind/>
        <w:rPr/>
      </w:pPr>
      <w:r>
        <w:rPr>
          <w:u w:val="single"/>
          <w:rtl w:val="0"/>
        </w:rPr>
        <w:t xml:space="preserve">Authors</w:t>
      </w:r>
      <w:r>
        <w:rPr>
          <w:rtl w:val="0"/>
        </w:rPr>
        <w:t xml:space="preserve"> : </w:t>
      </w:r>
      <w:hyperlink r:id="rId10" w:tooltip="mailto:thomas.francart@sparna.fr" w:history="1">
        <w:r>
          <w:rPr>
            <w:color w:val="1155cc"/>
            <w:u w:val="single"/>
            <w:rtl w:val="0"/>
          </w:rPr>
          <w:t xml:space="preserve">thomas.francart@sparna.fr</w:t>
        </w:r>
      </w:hyperlink>
      <w:r>
        <w:rPr>
          <w:rtl w:val="0"/>
        </w:rPr>
        <w:t xml:space="preserve">, </w:t>
      </w:r>
      <w:hyperlink r:id="rId11" w:tooltip="mailto:marie.muller@sparna.fr" w:history="1">
        <w:r>
          <w:rPr>
            <w:color w:val="1155cc"/>
            <w:u w:val="single"/>
            <w:rtl w:val="0"/>
          </w:rPr>
          <w:t xml:space="preserve">marie.muller@sparna.fr</w:t>
        </w:r>
      </w:hyperlink>
      <w:r>
        <w:rPr>
          <w:rtl w:val="0"/>
        </w:rPr>
        <w:t xml:space="preserve"> </w:t>
      </w:r>
      <w:r/>
    </w:p>
    <w:p>
      <w:pPr>
        <w:pBdr/>
        <w:spacing/>
        <w:ind/>
        <w:rPr/>
      </w:pPr>
      <w:r>
        <w:rPr>
          <w:u w:val="single"/>
          <w:rtl w:val="0"/>
        </w:rPr>
        <w:t xml:space="preserve">License</w:t>
      </w:r>
      <w:r>
        <w:rPr>
          <w:rtl w:val="0"/>
        </w:rPr>
        <w:t xml:space="preserve"> : this document is placed under the LGPL 3.0 license, like Sparnatural</w:t>
      </w:r>
      <w:r/>
    </w:p>
    <w:p>
      <w:pPr>
        <w:pBdr/>
        <w:spacing/>
        <w:ind/>
        <w:rPr/>
      </w:pPr>
      <w:r>
        <w:rPr>
          <w:rtl w:val="0"/>
        </w:rPr>
      </w:r>
      <w:r/>
    </w:p>
    <w:sdt>
      <w:sdtPr>
        <w15:appearance w15:val="boundingBox"/>
        <w:docPartObj>
          <w:docPartGallery w:val="Table of Contents"/>
          <w:docPartUnique w:val="true"/>
        </w:docPartObj>
        <w:rPr/>
      </w:sdtPr>
      <w:sdtContent>
        <w:p>
          <w:pPr>
            <w:widowControl w:val="false"/>
            <w:pBdr/>
            <w:tabs>
              <w:tab w:val="right" w:leader="none" w:pos="12000"/>
            </w:tabs>
            <w:spacing w:after="0" w:before="60" w:line="240" w:lineRule="auto"/>
            <w:ind/>
            <w:rPr>
              <w:rFonts w:ascii="Arial" w:hAnsi="Arial" w:eastAsia="Arial" w:cs="Arial"/>
              <w:b/>
              <w:color w:val="000000"/>
            </w:rPr>
          </w:pPr>
          <w:r>
            <w:fldChar w:fldCharType="begin"/>
            <w:instrText xml:space="preserve"> TOC \h \u \z \t "Heading 1,1,Heading 2,2,Heading 3,3,Heading 4,4,Heading 5,5,Heading 6,6,"</w:instrText>
            <w:fldChar w:fldCharType="separate"/>
          </w:r>
          <w:hyperlink w:tooltip="#_heading=h.h1whbxuxcexm" w:anchor="_heading=h.h1whbxuxcexm" w:history="1">
            <w:r>
              <w:rPr>
                <w:b/>
                <w:color w:val="000000"/>
                <w:rtl w:val="0"/>
              </w:rPr>
              <w:t xml:space="preserve">Introduction</w:t>
              <w:tab/>
              <w:t xml:space="preserve">2</w:t>
            </w:r>
          </w:hyperlink>
          <w:r>
            <w:rPr>
              <w:rFonts w:ascii="Arial" w:hAnsi="Arial" w:eastAsia="Arial" w:cs="Arial"/>
              <w:b/>
              <w:color w:val="000000"/>
            </w:rPr>
          </w:r>
          <w:r>
            <w:rPr>
              <w:rFonts w:ascii="Arial" w:hAnsi="Arial" w:eastAsia="Arial" w:cs="Arial"/>
              <w:b/>
              <w:color w:val="000000"/>
            </w:rPr>
          </w:r>
        </w:p>
        <w:p>
          <w:pPr>
            <w:widowControl w:val="false"/>
            <w:pBdr/>
            <w:tabs>
              <w:tab w:val="right" w:leader="none" w:pos="12000"/>
            </w:tabs>
            <w:spacing w:after="0" w:before="60" w:line="240" w:lineRule="auto"/>
            <w:ind w:firstLine="0" w:left="360"/>
            <w:rPr>
              <w:rFonts w:ascii="Arial" w:hAnsi="Arial" w:eastAsia="Arial" w:cs="Arial"/>
              <w:color w:val="000000"/>
            </w:rPr>
          </w:pPr>
          <w:r/>
          <w:hyperlink w:tooltip="#_heading=h.k8jwkshduose" w:anchor="_heading=h.k8jwkshduose" w:history="1">
            <w:r>
              <w:rPr>
                <w:color w:val="000000"/>
                <w:rtl w:val="0"/>
              </w:rPr>
              <w:t xml:space="preserve">Objectives</w:t>
              <w:tab/>
              <w:t xml:space="preserve">2</w:t>
            </w:r>
          </w:hyperlink>
          <w:r>
            <w:rPr>
              <w:rFonts w:ascii="Arial" w:hAnsi="Arial" w:eastAsia="Arial" w:cs="Arial"/>
              <w:color w:val="000000"/>
            </w:rPr>
          </w:r>
          <w:r>
            <w:rPr>
              <w:rFonts w:ascii="Arial" w:hAnsi="Arial" w:eastAsia="Arial" w:cs="Arial"/>
              <w:color w:val="000000"/>
            </w:rPr>
          </w:r>
        </w:p>
        <w:p>
          <w:pPr>
            <w:widowControl w:val="false"/>
            <w:pBdr/>
            <w:tabs>
              <w:tab w:val="right" w:leader="none" w:pos="12000"/>
            </w:tabs>
            <w:spacing w:after="0" w:before="60" w:line="240" w:lineRule="auto"/>
            <w:ind w:firstLine="0" w:left="360"/>
            <w:rPr>
              <w:rFonts w:ascii="Arial" w:hAnsi="Arial" w:eastAsia="Arial" w:cs="Arial"/>
              <w:color w:val="000000"/>
            </w:rPr>
          </w:pPr>
          <w:r/>
          <w:hyperlink w:tooltip="#_heading=h.uvf25hqig8x7" w:anchor="_heading=h.uvf25hqig8x7" w:history="1">
            <w:r>
              <w:rPr>
                <w:b/>
                <w:color w:val="000000"/>
                <w:rtl w:val="0"/>
              </w:rPr>
              <w:t xml:space="preserve">Prerequisites</w:t>
              <w:tab/>
              <w:t xml:space="preserve">2</w:t>
            </w:r>
          </w:hyperlink>
          <w:r>
            <w:rPr>
              <w:rFonts w:ascii="Arial" w:hAnsi="Arial" w:eastAsia="Arial" w:cs="Arial"/>
              <w:color w:val="000000"/>
            </w:rPr>
          </w:r>
          <w:r>
            <w:rPr>
              <w:rFonts w:ascii="Arial" w:hAnsi="Arial" w:eastAsia="Arial" w:cs="Arial"/>
              <w:color w:val="000000"/>
            </w:rPr>
          </w:r>
        </w:p>
        <w:p>
          <w:pPr>
            <w:widowControl w:val="false"/>
            <w:pBdr/>
            <w:tabs>
              <w:tab w:val="right" w:leader="none" w:pos="12000"/>
            </w:tabs>
            <w:spacing w:after="0" w:before="60" w:line="240" w:lineRule="auto"/>
            <w:ind w:firstLine="0" w:left="360"/>
            <w:rPr>
              <w:rFonts w:ascii="Arial" w:hAnsi="Arial" w:eastAsia="Arial" w:cs="Arial"/>
              <w:color w:val="000000"/>
            </w:rPr>
          </w:pPr>
          <w:r/>
          <w:hyperlink w:tooltip="#_heading=h.ig8ijvbgovwr" w:anchor="_heading=h.ig8ijvbgovwr" w:history="1">
            <w:r>
              <w:rPr>
                <w:rFonts w:ascii="Arial" w:hAnsi="Arial" w:eastAsia="Arial" w:cs="Arial"/>
                <w:color w:val="000000"/>
                <w:rtl w:val="0"/>
              </w:rPr>
              <w:t xml:space="preserve">Structure of this guide</w:t>
              <w:tab/>
              <w:t xml:space="preserve">3</w:t>
            </w:r>
          </w:hyperlink>
          <w:r>
            <w:rPr>
              <w:rFonts w:ascii="Arial" w:hAnsi="Arial" w:eastAsia="Arial" w:cs="Arial"/>
              <w:color w:val="000000"/>
            </w:rPr>
          </w:r>
          <w:r>
            <w:rPr>
              <w:rFonts w:ascii="Arial" w:hAnsi="Arial" w:eastAsia="Arial" w:cs="Arial"/>
              <w:color w:val="000000"/>
            </w:rPr>
          </w:r>
        </w:p>
        <w:p>
          <w:pPr>
            <w:widowControl w:val="false"/>
            <w:pBdr/>
            <w:tabs>
              <w:tab w:val="right" w:leader="none" w:pos="12000"/>
            </w:tabs>
            <w:spacing w:after="0" w:before="60" w:line="240" w:lineRule="auto"/>
            <w:ind/>
            <w:rPr>
              <w:rFonts w:ascii="Arial" w:hAnsi="Arial" w:eastAsia="Arial" w:cs="Arial"/>
              <w:b/>
              <w:color w:val="000000"/>
            </w:rPr>
          </w:pPr>
          <w:r/>
          <w:hyperlink w:tooltip="#_heading=h.cohs47ulcwsl" w:anchor="_heading=h.cohs47ulcwsl" w:history="1">
            <w:r>
              <w:rPr>
                <w:b/>
                <w:color w:val="000000"/>
                <w:rtl w:val="0"/>
              </w:rPr>
              <w:t xml:space="preserve">Setup the tutorial page</w:t>
              <w:tab/>
              <w:t xml:space="preserve">3</w:t>
            </w:r>
          </w:hyperlink>
          <w:r>
            <w:rPr>
              <w:rFonts w:ascii="Arial" w:hAnsi="Arial" w:eastAsia="Arial" w:cs="Arial"/>
              <w:b/>
              <w:color w:val="000000"/>
            </w:rPr>
          </w:r>
          <w:r>
            <w:rPr>
              <w:rFonts w:ascii="Arial" w:hAnsi="Arial" w:eastAsia="Arial" w:cs="Arial"/>
              <w:b/>
              <w:color w:val="000000"/>
            </w:rPr>
          </w:r>
        </w:p>
        <w:p>
          <w:pPr>
            <w:widowControl w:val="false"/>
            <w:pBdr/>
            <w:tabs>
              <w:tab w:val="right" w:leader="none" w:pos="12000"/>
            </w:tabs>
            <w:spacing w:after="0" w:before="60" w:line="240" w:lineRule="auto"/>
            <w:ind w:firstLine="0" w:left="360"/>
            <w:rPr>
              <w:rFonts w:ascii="Arial" w:hAnsi="Arial" w:eastAsia="Arial" w:cs="Arial"/>
              <w:color w:val="000000"/>
            </w:rPr>
          </w:pPr>
          <w:r/>
          <w:hyperlink w:tooltip="#_heading=h.joc4yigunf6b" w:anchor="_heading=h.joc4yigunf6b" w:history="1">
            <w:r>
              <w:rPr>
                <w:color w:val="000000"/>
                <w:rtl w:val="0"/>
              </w:rPr>
              <w:t xml:space="preserve">Get the tutorial page</w:t>
              <w:tab/>
              <w:t xml:space="preserve">3</w:t>
            </w:r>
          </w:hyperlink>
          <w:r>
            <w:rPr>
              <w:rFonts w:ascii="Arial" w:hAnsi="Arial" w:eastAsia="Arial" w:cs="Arial"/>
              <w:color w:val="000000"/>
            </w:rPr>
          </w:r>
          <w:r>
            <w:rPr>
              <w:rFonts w:ascii="Arial" w:hAnsi="Arial" w:eastAsia="Arial" w:cs="Arial"/>
              <w:color w:val="000000"/>
            </w:rPr>
          </w:r>
        </w:p>
        <w:p>
          <w:pPr>
            <w:widowControl w:val="false"/>
            <w:pBdr/>
            <w:tabs>
              <w:tab w:val="right" w:leader="none" w:pos="12000"/>
            </w:tabs>
            <w:spacing w:after="0" w:before="60" w:line="240" w:lineRule="auto"/>
            <w:ind w:firstLine="0" w:left="360"/>
            <w:rPr>
              <w:rFonts w:ascii="Arial" w:hAnsi="Arial" w:eastAsia="Arial" w:cs="Arial"/>
              <w:color w:val="000000"/>
            </w:rPr>
          </w:pPr>
          <w:r/>
          <w:hyperlink w:tooltip="#_heading=h.h8hofl47d2lx" w:anchor="_heading=h.h8hofl47d2lx" w:history="1">
            <w:r>
              <w:rPr>
                <w:rFonts w:ascii="Arial" w:hAnsi="Arial" w:eastAsia="Arial" w:cs="Arial"/>
                <w:color w:val="000000"/>
                <w:rtl w:val="0"/>
              </w:rPr>
              <w:t xml:space="preserve">Content of the tutorial folder</w:t>
              <w:tab/>
              <w:t xml:space="preserve">3</w:t>
            </w:r>
          </w:hyperlink>
          <w:r>
            <w:rPr>
              <w:rFonts w:ascii="Arial" w:hAnsi="Arial" w:eastAsia="Arial" w:cs="Arial"/>
              <w:color w:val="000000"/>
            </w:rPr>
          </w:r>
          <w:r>
            <w:rPr>
              <w:rFonts w:ascii="Arial" w:hAnsi="Arial" w:eastAsia="Arial" w:cs="Arial"/>
              <w:color w:val="000000"/>
            </w:rPr>
          </w:r>
        </w:p>
        <w:p>
          <w:pPr>
            <w:widowControl w:val="false"/>
            <w:pBdr/>
            <w:tabs>
              <w:tab w:val="right" w:leader="none" w:pos="12000"/>
            </w:tabs>
            <w:spacing w:after="0" w:before="60" w:line="240" w:lineRule="auto"/>
            <w:ind/>
            <w:rPr>
              <w:rFonts w:ascii="Arial" w:hAnsi="Arial" w:eastAsia="Arial" w:cs="Arial"/>
              <w:b/>
              <w:color w:val="000000"/>
            </w:rPr>
          </w:pPr>
          <w:r/>
          <w:hyperlink w:tooltip="#_heading=h.77tfaspfvghw" w:anchor="_heading=h.77tfaspfvghw" w:history="1">
            <w:r>
              <w:rPr>
                <w:rFonts w:ascii="Arial" w:hAnsi="Arial" w:eastAsia="Arial" w:cs="Arial"/>
                <w:b/>
                <w:color w:val="000000"/>
                <w:rtl w:val="0"/>
              </w:rPr>
              <w:t xml:space="preserve">Setup your local working environment</w:t>
              <w:tab/>
              <w:t xml:space="preserve">4</w:t>
            </w:r>
          </w:hyperlink>
          <w:r>
            <w:rPr>
              <w:rFonts w:ascii="Arial" w:hAnsi="Arial" w:eastAsia="Arial" w:cs="Arial"/>
              <w:b/>
              <w:color w:val="000000"/>
            </w:rPr>
          </w:r>
          <w:r>
            <w:rPr>
              <w:rFonts w:ascii="Arial" w:hAnsi="Arial" w:eastAsia="Arial" w:cs="Arial"/>
              <w:b/>
              <w:color w:val="000000"/>
            </w:rPr>
          </w:r>
        </w:p>
        <w:p>
          <w:pPr>
            <w:widowControl w:val="false"/>
            <w:pBdr/>
            <w:tabs>
              <w:tab w:val="right" w:leader="none" w:pos="12000"/>
            </w:tabs>
            <w:spacing w:after="0" w:before="60" w:line="240" w:lineRule="auto"/>
            <w:ind w:firstLine="0" w:left="360"/>
            <w:rPr>
              <w:rFonts w:ascii="Arial" w:hAnsi="Arial" w:eastAsia="Arial" w:cs="Arial"/>
              <w:color w:val="000000"/>
            </w:rPr>
          </w:pPr>
          <w:r/>
          <w:hyperlink w:tooltip="#_heading=h.q2fa78r1eu67" w:anchor="_heading=h.q2fa78r1eu67" w:history="1">
            <w:r>
              <w:rPr>
                <w:color w:val="000000"/>
                <w:rtl w:val="0"/>
              </w:rPr>
              <w:t xml:space="preserve">Allow loading of local files in your browser</w:t>
              <w:tab/>
              <w:t xml:space="preserve">4</w:t>
            </w:r>
          </w:hyperlink>
          <w:r>
            <w:rPr>
              <w:rFonts w:ascii="Arial" w:hAnsi="Arial" w:eastAsia="Arial" w:cs="Arial"/>
              <w:color w:val="000000"/>
            </w:rPr>
          </w:r>
          <w:r>
            <w:rPr>
              <w:rFonts w:ascii="Arial" w:hAnsi="Arial" w:eastAsia="Arial" w:cs="Arial"/>
              <w:color w:val="000000"/>
            </w:rPr>
          </w:r>
        </w:p>
        <w:p>
          <w:pPr>
            <w:widowControl w:val="false"/>
            <w:pBdr/>
            <w:tabs>
              <w:tab w:val="right" w:leader="none" w:pos="12000"/>
            </w:tabs>
            <w:spacing w:after="0" w:before="60" w:line="240" w:lineRule="auto"/>
            <w:ind w:firstLine="0" w:left="360"/>
            <w:rPr>
              <w:rFonts w:ascii="Arial" w:hAnsi="Arial" w:eastAsia="Arial" w:cs="Arial"/>
              <w:color w:val="000000"/>
            </w:rPr>
          </w:pPr>
          <w:r/>
          <w:hyperlink w:tooltip="#_heading=h.slsprvtpiut3" w:anchor="_heading=h.slsprvtpiut3" w:history="1">
            <w:r>
              <w:rPr>
                <w:color w:val="000000"/>
                <w:rtl w:val="0"/>
              </w:rPr>
              <w:t xml:space="preserve">Ensure your SPARQL endpoint is CORS-enabled, or use a proxy</w:t>
              <w:tab/>
              <w:t xml:space="preserve">6</w:t>
            </w:r>
          </w:hyperlink>
          <w:r>
            <w:rPr>
              <w:rFonts w:ascii="Arial" w:hAnsi="Arial" w:eastAsia="Arial" w:cs="Arial"/>
              <w:color w:val="000000"/>
            </w:rPr>
          </w:r>
          <w:r>
            <w:rPr>
              <w:rFonts w:ascii="Arial" w:hAnsi="Arial" w:eastAsia="Arial" w:cs="Arial"/>
              <w:color w:val="000000"/>
            </w:rPr>
          </w:r>
        </w:p>
        <w:p>
          <w:pPr>
            <w:widowControl w:val="false"/>
            <w:pBdr/>
            <w:tabs>
              <w:tab w:val="right" w:leader="none" w:pos="12000"/>
            </w:tabs>
            <w:spacing w:after="0" w:before="60" w:line="240" w:lineRule="auto"/>
            <w:ind w:firstLine="0" w:left="720"/>
            <w:rPr>
              <w:rFonts w:ascii="Arial" w:hAnsi="Arial" w:eastAsia="Arial" w:cs="Arial"/>
              <w:color w:val="000000"/>
            </w:rPr>
          </w:pPr>
          <w:r/>
          <w:hyperlink w:tooltip="#_heading=h.4eh7s7osnl86" w:anchor="_heading=h.4eh7s7osnl86" w:history="1">
            <w:r>
              <w:rPr>
                <w:color w:val="000000"/>
                <w:rtl w:val="0"/>
              </w:rPr>
              <w:t xml:space="preserve">Why do we need CORS ?</w:t>
              <w:tab/>
              <w:t xml:space="preserve">6</w:t>
            </w:r>
          </w:hyperlink>
          <w:r>
            <w:rPr>
              <w:rFonts w:ascii="Arial" w:hAnsi="Arial" w:eastAsia="Arial" w:cs="Arial"/>
              <w:color w:val="000000"/>
            </w:rPr>
          </w:r>
          <w:r>
            <w:rPr>
              <w:rFonts w:ascii="Arial" w:hAnsi="Arial" w:eastAsia="Arial" w:cs="Arial"/>
              <w:color w:val="000000"/>
            </w:rPr>
          </w:r>
        </w:p>
        <w:p>
          <w:pPr>
            <w:widowControl w:val="false"/>
            <w:pBdr/>
            <w:tabs>
              <w:tab w:val="right" w:leader="none" w:pos="12000"/>
            </w:tabs>
            <w:spacing w:after="0" w:before="60" w:line="240" w:lineRule="auto"/>
            <w:ind w:firstLine="0" w:left="720"/>
            <w:rPr>
              <w:rFonts w:ascii="Arial" w:hAnsi="Arial" w:eastAsia="Arial" w:cs="Arial"/>
              <w:color w:val="000000"/>
            </w:rPr>
          </w:pPr>
          <w:r/>
          <w:hyperlink w:tooltip="#_heading=h.arlzudigbbwy" w:anchor="_heading=h.arlzudigbbwy" w:history="1">
            <w:r>
              <w:rPr>
                <w:color w:val="000000"/>
                <w:rtl w:val="0"/>
              </w:rPr>
              <w:t xml:space="preserve">Check CORS</w:t>
              <w:tab/>
              <w:t xml:space="preserve">6</w:t>
            </w:r>
          </w:hyperlink>
          <w:r>
            <w:rPr>
              <w:rFonts w:ascii="Arial" w:hAnsi="Arial" w:eastAsia="Arial" w:cs="Arial"/>
              <w:color w:val="000000"/>
            </w:rPr>
          </w:r>
          <w:r>
            <w:rPr>
              <w:rFonts w:ascii="Arial" w:hAnsi="Arial" w:eastAsia="Arial" w:cs="Arial"/>
              <w:color w:val="000000"/>
            </w:rPr>
          </w:r>
        </w:p>
        <w:p>
          <w:pPr>
            <w:widowControl w:val="false"/>
            <w:pBdr/>
            <w:tabs>
              <w:tab w:val="right" w:leader="none" w:pos="12000"/>
            </w:tabs>
            <w:spacing w:after="0" w:before="60" w:line="240" w:lineRule="auto"/>
            <w:ind w:firstLine="0" w:left="720"/>
            <w:rPr>
              <w:rFonts w:ascii="Arial" w:hAnsi="Arial" w:eastAsia="Arial" w:cs="Arial"/>
              <w:color w:val="000000"/>
            </w:rPr>
          </w:pPr>
          <w:r/>
          <w:hyperlink w:tooltip="#_heading=h.kuso6sldcfvt" w:anchor="_heading=h.kuso6sldcfvt" w:history="1">
            <w:r>
              <w:rPr>
                <w:color w:val="000000"/>
                <w:rtl w:val="0"/>
              </w:rPr>
              <w:t xml:space="preserve">Allow CORS on your triplestore</w:t>
              <w:tab/>
              <w:t xml:space="preserve">6</w:t>
            </w:r>
          </w:hyperlink>
          <w:r>
            <w:rPr>
              <w:rFonts w:ascii="Arial" w:hAnsi="Arial" w:eastAsia="Arial" w:cs="Arial"/>
              <w:color w:val="000000"/>
            </w:rPr>
          </w:r>
          <w:r>
            <w:rPr>
              <w:rFonts w:ascii="Arial" w:hAnsi="Arial" w:eastAsia="Arial" w:cs="Arial"/>
              <w:color w:val="000000"/>
            </w:rPr>
          </w:r>
        </w:p>
        <w:p>
          <w:pPr>
            <w:widowControl w:val="false"/>
            <w:pBdr/>
            <w:tabs>
              <w:tab w:val="right" w:leader="none" w:pos="12000"/>
            </w:tabs>
            <w:spacing w:after="0" w:before="60" w:line="240" w:lineRule="auto"/>
            <w:ind w:firstLine="0" w:left="720"/>
            <w:rPr>
              <w:rFonts w:ascii="Arial" w:hAnsi="Arial" w:eastAsia="Arial" w:cs="Arial"/>
              <w:color w:val="000000"/>
            </w:rPr>
          </w:pPr>
          <w:r/>
          <w:hyperlink w:tooltip="#_heading=h.tnru0k1ta5c8" w:anchor="_heading=h.tnru0k1ta5c8" w:history="1">
            <w:r>
              <w:rPr>
                <w:color w:val="000000"/>
                <w:rtl w:val="0"/>
              </w:rPr>
              <w:t xml:space="preserve">…or use Sparnatural SPARQL proxy</w:t>
              <w:tab/>
              <w:t xml:space="preserve">7</w:t>
            </w:r>
          </w:hyperlink>
          <w:r>
            <w:rPr>
              <w:rFonts w:ascii="Arial" w:hAnsi="Arial" w:eastAsia="Arial" w:cs="Arial"/>
              <w:color w:val="000000"/>
            </w:rPr>
          </w:r>
          <w:r>
            <w:rPr>
              <w:rFonts w:ascii="Arial" w:hAnsi="Arial" w:eastAsia="Arial" w:cs="Arial"/>
              <w:color w:val="000000"/>
            </w:rPr>
          </w:r>
        </w:p>
        <w:p>
          <w:pPr>
            <w:widowControl w:val="false"/>
            <w:pBdr/>
            <w:tabs>
              <w:tab w:val="right" w:leader="none" w:pos="12000"/>
            </w:tabs>
            <w:spacing w:after="0" w:before="60" w:line="240" w:lineRule="auto"/>
            <w:ind w:firstLine="0" w:left="360"/>
            <w:rPr>
              <w:rFonts w:ascii="Arial" w:hAnsi="Arial" w:eastAsia="Arial" w:cs="Arial"/>
              <w:color w:val="000000"/>
            </w:rPr>
          </w:pPr>
          <w:r/>
          <w:hyperlink w:tooltip="#_heading=h.u9mj9hqmx97m" w:anchor="_heading=h.u9mj9hqmx97m" w:history="1">
            <w:r>
              <w:rPr>
                <w:color w:val="000000"/>
                <w:rtl w:val="0"/>
              </w:rPr>
              <w:t xml:space="preserve">Point the tutorial page to your SPARQL service</w:t>
              <w:tab/>
              <w:t xml:space="preserve">7</w:t>
            </w:r>
          </w:hyperlink>
          <w:r>
            <w:rPr>
              <w:rFonts w:ascii="Arial" w:hAnsi="Arial" w:eastAsia="Arial" w:cs="Arial"/>
              <w:color w:val="000000"/>
            </w:rPr>
          </w:r>
          <w:r>
            <w:rPr>
              <w:rFonts w:ascii="Arial" w:hAnsi="Arial" w:eastAsia="Arial" w:cs="Arial"/>
              <w:color w:val="000000"/>
            </w:rPr>
          </w:r>
        </w:p>
        <w:p>
          <w:pPr>
            <w:widowControl w:val="false"/>
            <w:pBdr/>
            <w:tabs>
              <w:tab w:val="right" w:leader="none" w:pos="12000"/>
            </w:tabs>
            <w:spacing w:after="0" w:before="60" w:line="240" w:lineRule="auto"/>
            <w:ind/>
            <w:rPr>
              <w:rFonts w:ascii="Arial" w:hAnsi="Arial" w:eastAsia="Arial" w:cs="Arial"/>
              <w:b/>
              <w:color w:val="000000"/>
            </w:rPr>
          </w:pPr>
          <w:r/>
          <w:hyperlink w:tooltip="#_heading=h.u30wdy77ox8i" w:anchor="_heading=h.u30wdy77ox8i" w:history="1">
            <w:r>
              <w:rPr>
                <w:b/>
                <w:color w:val="000000"/>
                <w:rtl w:val="0"/>
              </w:rPr>
              <w:t xml:space="preserve">Create your first Sparnatural configuration</w:t>
              <w:tab/>
              <w:t xml:space="preserve">8</w:t>
            </w:r>
          </w:hyperlink>
          <w:r>
            <w:rPr>
              <w:rFonts w:ascii="Arial" w:hAnsi="Arial" w:eastAsia="Arial" w:cs="Arial"/>
              <w:b/>
              <w:color w:val="000000"/>
            </w:rPr>
          </w:r>
          <w:r>
            <w:rPr>
              <w:rFonts w:ascii="Arial" w:hAnsi="Arial" w:eastAsia="Arial" w:cs="Arial"/>
              <w:b/>
              <w:color w:val="000000"/>
            </w:rPr>
          </w:r>
        </w:p>
        <w:p>
          <w:pPr>
            <w:widowControl w:val="false"/>
            <w:pBdr/>
            <w:tabs>
              <w:tab w:val="right" w:leader="none" w:pos="12000"/>
            </w:tabs>
            <w:spacing w:after="0" w:before="60" w:line="240" w:lineRule="auto"/>
            <w:ind w:firstLine="0" w:left="360"/>
            <w:rPr>
              <w:rFonts w:ascii="Arial" w:hAnsi="Arial" w:eastAsia="Arial" w:cs="Arial"/>
              <w:color w:val="000000"/>
            </w:rPr>
          </w:pPr>
          <w:r/>
          <w:hyperlink w:tooltip="#_heading=h.nkq1438l5o55" w:anchor="_heading=h.nkq1438l5o55" w:history="1">
            <w:r>
              <w:rPr>
                <w:color w:val="000000"/>
                <w:rtl w:val="0"/>
              </w:rPr>
              <w:t xml:space="preserve">Setup your configuration ontology in Protégé</w:t>
              <w:tab/>
              <w:t xml:space="preserve">8</w:t>
            </w:r>
          </w:hyperlink>
          <w:r>
            <w:rPr>
              <w:rFonts w:ascii="Arial" w:hAnsi="Arial" w:eastAsia="Arial" w:cs="Arial"/>
              <w:color w:val="000000"/>
            </w:rPr>
          </w:r>
          <w:r>
            <w:rPr>
              <w:rFonts w:ascii="Arial" w:hAnsi="Arial" w:eastAsia="Arial" w:cs="Arial"/>
              <w:color w:val="000000"/>
            </w:rPr>
          </w:r>
        </w:p>
        <w:p>
          <w:pPr>
            <w:widowControl w:val="false"/>
            <w:pBdr/>
            <w:tabs>
              <w:tab w:val="right" w:leader="none" w:pos="12000"/>
            </w:tabs>
            <w:spacing w:after="0" w:before="60" w:line="240" w:lineRule="auto"/>
            <w:ind w:firstLine="0" w:left="720"/>
            <w:rPr>
              <w:rFonts w:ascii="Arial" w:hAnsi="Arial" w:eastAsia="Arial" w:cs="Arial"/>
              <w:color w:val="000000"/>
            </w:rPr>
          </w:pPr>
          <w:r/>
          <w:hyperlink w:tooltip="#_heading=h.fv8tngi3g6i7" w:anchor="_heading=h.fv8tngi3g6i7" w:history="1">
            <w:r>
              <w:rPr>
                <w:rFonts w:ascii="Arial" w:hAnsi="Arial" w:eastAsia="Arial" w:cs="Arial"/>
                <w:color w:val="000000"/>
                <w:rtl w:val="0"/>
              </w:rPr>
              <w:t xml:space="preserve">Import Sparnatural ontologies</w:t>
              <w:tab/>
              <w:t xml:space="preserve">8</w:t>
            </w:r>
          </w:hyperlink>
          <w:r>
            <w:rPr>
              <w:rFonts w:ascii="Arial" w:hAnsi="Arial" w:eastAsia="Arial" w:cs="Arial"/>
              <w:color w:val="000000"/>
            </w:rPr>
          </w:r>
          <w:r>
            <w:rPr>
              <w:rFonts w:ascii="Arial" w:hAnsi="Arial" w:eastAsia="Arial" w:cs="Arial"/>
              <w:color w:val="000000"/>
            </w:rPr>
          </w:r>
        </w:p>
        <w:p>
          <w:pPr>
            <w:widowControl w:val="false"/>
            <w:pBdr/>
            <w:tabs>
              <w:tab w:val="right" w:leader="none" w:pos="12000"/>
            </w:tabs>
            <w:spacing w:after="0" w:before="60" w:line="240" w:lineRule="auto"/>
            <w:ind w:firstLine="0" w:left="720"/>
            <w:rPr>
              <w:rFonts w:ascii="Arial" w:hAnsi="Arial" w:eastAsia="Arial" w:cs="Arial"/>
              <w:color w:val="000000"/>
            </w:rPr>
          </w:pPr>
          <w:r/>
          <w:hyperlink w:tooltip="#_heading=h.qpmz59axukwl" w:anchor="_heading=h.qpmz59axukwl" w:history="1">
            <w:r>
              <w:rPr>
                <w:rFonts w:ascii="Arial" w:hAnsi="Arial" w:eastAsia="Arial" w:cs="Arial"/>
                <w:color w:val="000000"/>
                <w:rtl w:val="0"/>
              </w:rPr>
              <w:t xml:space="preserve">Specify your configuration ontology URI</w:t>
              <w:tab/>
              <w:t xml:space="preserve">9</w:t>
            </w:r>
          </w:hyperlink>
          <w:r>
            <w:rPr>
              <w:rFonts w:ascii="Arial" w:hAnsi="Arial" w:eastAsia="Arial" w:cs="Arial"/>
              <w:color w:val="000000"/>
            </w:rPr>
          </w:r>
          <w:r>
            <w:rPr>
              <w:rFonts w:ascii="Arial" w:hAnsi="Arial" w:eastAsia="Arial" w:cs="Arial"/>
              <w:color w:val="000000"/>
            </w:rPr>
          </w:r>
        </w:p>
        <w:p>
          <w:pPr>
            <w:widowControl w:val="false"/>
            <w:pBdr/>
            <w:tabs>
              <w:tab w:val="right" w:leader="none" w:pos="12000"/>
            </w:tabs>
            <w:spacing w:after="0" w:before="60" w:line="240" w:lineRule="auto"/>
            <w:ind w:firstLine="0" w:left="360"/>
            <w:rPr>
              <w:rFonts w:ascii="Arial" w:hAnsi="Arial" w:eastAsia="Arial" w:cs="Arial"/>
              <w:color w:val="000000"/>
            </w:rPr>
          </w:pPr>
          <w:r/>
          <w:hyperlink w:tooltip="#_heading=h.j17spo1lvk98" w:anchor="_heading=h.j17spo1lvk98" w:history="1">
            <w:r>
              <w:rPr>
                <w:color w:val="000000"/>
                <w:rtl w:val="0"/>
              </w:rPr>
              <w:t xml:space="preserve">Create 2 classes</w:t>
              <w:tab/>
              <w:t xml:space="preserve">10</w:t>
            </w:r>
          </w:hyperlink>
          <w:r>
            <w:rPr>
              <w:rFonts w:ascii="Arial" w:hAnsi="Arial" w:eastAsia="Arial" w:cs="Arial"/>
              <w:color w:val="000000"/>
            </w:rPr>
          </w:r>
          <w:r>
            <w:rPr>
              <w:rFonts w:ascii="Arial" w:hAnsi="Arial" w:eastAsia="Arial" w:cs="Arial"/>
              <w:color w:val="000000"/>
            </w:rPr>
          </w:r>
        </w:p>
        <w:p>
          <w:pPr>
            <w:widowControl w:val="false"/>
            <w:pBdr/>
            <w:tabs>
              <w:tab w:val="right" w:leader="none" w:pos="12000"/>
            </w:tabs>
            <w:spacing w:after="0" w:before="60" w:line="240" w:lineRule="auto"/>
            <w:ind w:firstLine="0" w:left="360"/>
            <w:rPr>
              <w:rFonts w:ascii="Arial" w:hAnsi="Arial" w:eastAsia="Arial" w:cs="Arial"/>
              <w:color w:val="000000"/>
            </w:rPr>
          </w:pPr>
          <w:r/>
          <w:hyperlink w:tooltip="#_heading=h.urpowic81k3v" w:anchor="_heading=h.urpowic81k3v" w:history="1">
            <w:r>
              <w:rPr>
                <w:color w:val="000000"/>
                <w:rtl w:val="0"/>
              </w:rPr>
              <w:t xml:space="preserve">Create a property</w:t>
              <w:tab/>
              <w:t xml:space="preserve">12</w:t>
            </w:r>
          </w:hyperlink>
          <w:r>
            <w:rPr>
              <w:rFonts w:ascii="Arial" w:hAnsi="Arial" w:eastAsia="Arial" w:cs="Arial"/>
              <w:color w:val="000000"/>
            </w:rPr>
          </w:r>
          <w:r>
            <w:rPr>
              <w:rFonts w:ascii="Arial" w:hAnsi="Arial" w:eastAsia="Arial" w:cs="Arial"/>
              <w:color w:val="000000"/>
            </w:rPr>
          </w:r>
        </w:p>
        <w:p>
          <w:pPr>
            <w:widowControl w:val="false"/>
            <w:pBdr/>
            <w:tabs>
              <w:tab w:val="right" w:leader="none" w:pos="12000"/>
            </w:tabs>
            <w:spacing w:after="0" w:before="60" w:line="240" w:lineRule="auto"/>
            <w:ind w:firstLine="0" w:left="360"/>
            <w:rPr>
              <w:rFonts w:ascii="Arial" w:hAnsi="Arial" w:eastAsia="Arial" w:cs="Arial"/>
              <w:color w:val="000000"/>
            </w:rPr>
          </w:pPr>
          <w:r/>
          <w:hyperlink w:tooltip="#_heading=h.tkrc2k93oyuq" w:anchor="_heading=h.tkrc2k93oyuq" w:history="1">
            <w:r>
              <w:rPr>
                <w:color w:val="000000"/>
                <w:rtl w:val="0"/>
              </w:rPr>
              <w:t xml:space="preserve">Save your ontology</w:t>
              <w:tab/>
              <w:t xml:space="preserve">14</w:t>
            </w:r>
          </w:hyperlink>
          <w:r>
            <w:rPr>
              <w:rFonts w:ascii="Arial" w:hAnsi="Arial" w:eastAsia="Arial" w:cs="Arial"/>
              <w:color w:val="000000"/>
            </w:rPr>
          </w:r>
          <w:r>
            <w:rPr>
              <w:rFonts w:ascii="Arial" w:hAnsi="Arial" w:eastAsia="Arial" w:cs="Arial"/>
              <w:color w:val="000000"/>
            </w:rPr>
          </w:r>
        </w:p>
        <w:p>
          <w:pPr>
            <w:widowControl w:val="false"/>
            <w:pBdr/>
            <w:tabs>
              <w:tab w:val="right" w:leader="none" w:pos="12000"/>
            </w:tabs>
            <w:spacing w:after="0" w:before="60" w:line="240" w:lineRule="auto"/>
            <w:ind w:firstLine="0" w:left="360"/>
            <w:rPr>
              <w:rFonts w:ascii="Arial" w:hAnsi="Arial" w:eastAsia="Arial" w:cs="Arial"/>
              <w:color w:val="000000"/>
            </w:rPr>
          </w:pPr>
          <w:r/>
          <w:hyperlink w:tooltip="#_heading=h.1qwtlv45059n" w:anchor="_heading=h.1qwtlv45059n" w:history="1">
            <w:r>
              <w:rPr>
                <w:rFonts w:ascii="Arial" w:hAnsi="Arial" w:eastAsia="Arial" w:cs="Arial"/>
                <w:color w:val="000000"/>
                <w:rtl w:val="0"/>
              </w:rPr>
              <w:t xml:space="preserve">Point demo page to your config file</w:t>
              <w:tab/>
              <w:t xml:space="preserve">15</w:t>
            </w:r>
          </w:hyperlink>
          <w:r>
            <w:rPr>
              <w:rFonts w:ascii="Arial" w:hAnsi="Arial" w:eastAsia="Arial" w:cs="Arial"/>
              <w:color w:val="000000"/>
            </w:rPr>
          </w:r>
          <w:r>
            <w:rPr>
              <w:rFonts w:ascii="Arial" w:hAnsi="Arial" w:eastAsia="Arial" w:cs="Arial"/>
              <w:color w:val="000000"/>
            </w:rPr>
          </w:r>
        </w:p>
        <w:p>
          <w:pPr>
            <w:widowControl w:val="false"/>
            <w:pBdr/>
            <w:tabs>
              <w:tab w:val="right" w:leader="none" w:pos="12000"/>
            </w:tabs>
            <w:spacing w:after="0" w:before="60" w:line="240" w:lineRule="auto"/>
            <w:ind/>
            <w:rPr>
              <w:rFonts w:ascii="Arial" w:hAnsi="Arial" w:eastAsia="Arial" w:cs="Arial"/>
              <w:b/>
              <w:color w:val="000000"/>
            </w:rPr>
          </w:pPr>
          <w:r/>
          <w:hyperlink w:tooltip="#_heading=h.edq6ccf31o4w" w:anchor="_heading=h.edq6ccf31o4w" w:history="1">
            <w:r>
              <w:rPr>
                <w:rFonts w:ascii="Arial" w:hAnsi="Arial" w:eastAsia="Arial" w:cs="Arial"/>
                <w:b/>
                <w:color w:val="000000"/>
                <w:rtl w:val="0"/>
              </w:rPr>
              <w:t xml:space="preserve">Test and enjoy</w:t>
              <w:tab/>
              <w:t xml:space="preserve">15</w:t>
            </w:r>
          </w:hyperlink>
          <w:r>
            <w:rPr>
              <w:rFonts w:ascii="Arial" w:hAnsi="Arial" w:eastAsia="Arial" w:cs="Arial"/>
              <w:b/>
              <w:color w:val="000000"/>
            </w:rPr>
          </w:r>
          <w:r>
            <w:rPr>
              <w:rFonts w:ascii="Arial" w:hAnsi="Arial" w:eastAsia="Arial" w:cs="Arial"/>
              <w:b/>
              <w:color w:val="000000"/>
            </w:rPr>
          </w:r>
        </w:p>
        <w:p>
          <w:pPr>
            <w:widowControl w:val="false"/>
            <w:pBdr/>
            <w:tabs>
              <w:tab w:val="right" w:leader="none" w:pos="12000"/>
            </w:tabs>
            <w:spacing w:after="0" w:before="60" w:line="240" w:lineRule="auto"/>
            <w:ind/>
            <w:rPr>
              <w:rFonts w:ascii="Arial" w:hAnsi="Arial" w:eastAsia="Arial" w:cs="Arial"/>
              <w:b/>
              <w:color w:val="000000"/>
            </w:rPr>
          </w:pPr>
          <w:r/>
          <w:hyperlink w:tooltip="#_heading=h.d6yju7l4w35x" w:anchor="_heading=h.d6yju7l4w35x" w:history="1">
            <w:r>
              <w:rPr>
                <w:b/>
                <w:color w:val="000000"/>
                <w:rtl w:val="0"/>
              </w:rPr>
              <w:t xml:space="preserve">Next steps</w:t>
              <w:tab/>
              <w:t xml:space="preserve">16</w:t>
            </w:r>
          </w:hyperlink>
          <w:r>
            <w:rPr>
              <w:rFonts w:ascii="Arial" w:hAnsi="Arial" w:eastAsia="Arial" w:cs="Arial"/>
              <w:b/>
              <w:color w:val="000000"/>
            </w:rPr>
          </w:r>
          <w:r>
            <w:rPr>
              <w:rFonts w:ascii="Arial" w:hAnsi="Arial" w:eastAsia="Arial" w:cs="Arial"/>
              <w:b/>
              <w:color w:val="000000"/>
            </w:rPr>
          </w:r>
        </w:p>
        <w:p>
          <w:pPr>
            <w:widowControl w:val="false"/>
            <w:pBdr/>
            <w:tabs>
              <w:tab w:val="right" w:leader="none" w:pos="12000"/>
            </w:tabs>
            <w:spacing w:after="0" w:before="60" w:line="240" w:lineRule="auto"/>
            <w:ind/>
            <w:rPr>
              <w:rFonts w:ascii="Arial" w:hAnsi="Arial" w:eastAsia="Arial" w:cs="Arial"/>
              <w:b/>
              <w:color w:val="000000"/>
            </w:rPr>
          </w:pPr>
          <w:r/>
          <w:hyperlink w:tooltip="#_heading=h.expcutf8unbu" w:anchor="_heading=h.expcutf8unbu" w:history="1">
            <w:r>
              <w:rPr>
                <w:b/>
                <w:color w:val="000000"/>
                <w:rtl w:val="0"/>
              </w:rPr>
              <w:t xml:space="preserve">Annex : adjust the example queries</w:t>
              <w:tab/>
              <w:t xml:space="preserve">17</w:t>
            </w:r>
          </w:hyperlink>
          <w:r>
            <w:fldChar w:fldCharType="end"/>
          </w:r>
          <w:r>
            <w:rPr>
              <w:rFonts w:ascii="Arial" w:hAnsi="Arial" w:eastAsia="Arial" w:cs="Arial"/>
              <w:b/>
              <w:color w:val="000000"/>
            </w:rPr>
          </w:r>
          <w:r>
            <w:rPr>
              <w:rFonts w:ascii="Arial" w:hAnsi="Arial" w:eastAsia="Arial" w:cs="Arial"/>
              <w:b/>
              <w:color w:val="000000"/>
            </w:rPr>
          </w:r>
        </w:p>
      </w:sdtContent>
    </w:sdt>
    <w:p>
      <w:pPr>
        <w:pBdr/>
        <w:spacing/>
        <w:ind/>
        <w:rPr/>
      </w:pPr>
      <w:r>
        <w:rPr>
          <w:rtl w:val="0"/>
        </w:rPr>
      </w:r>
      <w:r/>
    </w:p>
    <w:p>
      <w:pPr>
        <w:pBdr/>
        <w:spacing/>
        <w:ind/>
        <w:rPr/>
      </w:pPr>
      <w:r>
        <w:rPr>
          <w:rtl w:val="0"/>
        </w:rPr>
      </w:r>
      <w:r/>
    </w:p>
    <w:p>
      <w:pPr>
        <w:pStyle w:val="887"/>
        <w:pBdr/>
        <w:spacing/>
        <w:ind/>
        <w:rPr/>
      </w:pPr>
      <w:r/>
      <w:bookmarkStart w:id="2" w:name="_heading=h.h1whbxuxcexm"/>
      <w:r/>
      <w:bookmarkEnd w:id="2"/>
      <w:r>
        <w:rPr>
          <w:rtl w:val="0"/>
        </w:rPr>
        <w:t xml:space="preserve">Introduction</w:t>
      </w:r>
      <w:r/>
    </w:p>
    <w:p>
      <w:pPr>
        <w:pStyle w:val="888"/>
        <w:pBdr/>
        <w:spacing/>
        <w:ind/>
        <w:rPr/>
      </w:pPr>
      <w:r/>
      <w:bookmarkStart w:id="3" w:name="_heading=h.k8jwkshduose"/>
      <w:r/>
      <w:bookmarkEnd w:id="3"/>
      <w:r>
        <w:rPr>
          <w:rtl w:val="0"/>
        </w:rPr>
        <w:t xml:space="preserve">Objectives</w:t>
      </w:r>
      <w:r/>
    </w:p>
    <w:p>
      <w:pPr>
        <w:pBdr/>
        <w:spacing/>
        <w:ind/>
        <w:rPr/>
      </w:pPr>
      <w:r>
        <w:rPr>
          <w:rtl w:val="0"/>
        </w:rPr>
        <w:t xml:space="preserve">Welcome to this guide on how to setup the </w:t>
      </w:r>
      <w:r>
        <w:rPr>
          <w:i/>
          <w:rtl w:val="0"/>
        </w:rPr>
        <w:t xml:space="preserve">“Hello Sparnatural”</w:t>
      </w:r>
      <w:r>
        <w:rPr>
          <w:rtl w:val="0"/>
        </w:rPr>
        <w:t xml:space="preserve"> page ! </w:t>
      </w:r>
      <w:r>
        <w:rPr>
          <w:i/>
          <w:rtl w:val="0"/>
        </w:rPr>
        <w:t xml:space="preserve">“Hello Sparnatural”</w:t>
      </w:r>
      <w:r>
        <w:rPr>
          <w:rtl w:val="0"/>
        </w:rPr>
        <w:t xml:space="preserve"> is the tutorial page released with Sparnatural in each of the </w:t>
      </w:r>
      <w:hyperlink r:id="rId12" w:tooltip="https://github.com/sparna-git/Sparnatural/releases" w:history="1">
        <w:r>
          <w:rPr>
            <w:color w:val="1155cc"/>
            <w:u w:val="single"/>
            <w:rtl w:val="0"/>
          </w:rPr>
          <w:t xml:space="preserve">releases</w:t>
        </w:r>
      </w:hyperlink>
      <w:r>
        <w:rPr>
          <w:rtl w:val="0"/>
        </w:rPr>
        <w:t xml:space="preserve">. This documentation will guide you on t</w:t>
      </w:r>
      <w:r>
        <w:rPr>
          <w:rtl w:val="0"/>
        </w:rPr>
        <w:t xml:space="preserve">he necessary steps to work with this tutorial page, and start adapting it to your own knowledge graph. Once customized you can keep the tutorial page in your local machine or publish it online, provided that your SPARQL endpoint is also publicly available.</w:t>
      </w:r>
      <w:r/>
    </w:p>
    <w:p>
      <w:pPr>
        <w:pBdr/>
        <w:spacing/>
        <w:ind/>
        <w:rPr/>
      </w:pPr>
      <w:r>
        <w:rPr>
          <w:rtl w:val="0"/>
        </w:rPr>
        <w:t xml:space="preserve">At the end of this tutorial, you will have a working HTML pa</w:t>
      </w:r>
      <w:r>
        <w:rPr>
          <w:rtl w:val="0"/>
        </w:rPr>
        <w:t xml:space="preserve">ge demonstrating the feasibility of plugin Sparnatural on your own data. You can then explore further possibilities of configuring Sparnatural in the other guide “How to configure Sparnatural”, and adapt the look-and-feel of the page to match your website.</w:t>
      </w:r>
      <w:r/>
    </w:p>
    <w:p>
      <w:pPr>
        <w:pStyle w:val="888"/>
        <w:pBdr/>
        <w:spacing/>
        <w:ind/>
        <w:rPr/>
      </w:pPr>
      <w:r/>
      <w:bookmarkStart w:id="4" w:name="_heading=h.uvf25hqig8x7"/>
      <w:r/>
      <w:bookmarkEnd w:id="4"/>
      <w:r>
        <w:rPr>
          <w:rtl w:val="0"/>
        </w:rPr>
        <w:t xml:space="preserve">Prerequisites</w:t>
      </w:r>
      <w:r/>
    </w:p>
    <w:p>
      <w:pPr>
        <w:pBdr/>
        <w:spacing/>
        <w:ind/>
        <w:rPr/>
      </w:pPr>
      <w:r>
        <w:rPr>
          <w:rtl w:val="0"/>
        </w:rPr>
        <w:t xml:space="preserve">In order to follow this guide, you need the following prerequisites:</w:t>
      </w:r>
      <w:r/>
    </w:p>
    <w:p>
      <w:pPr>
        <w:numPr>
          <w:ilvl w:val="0"/>
          <w:numId w:val="9"/>
        </w:numPr>
        <w:pBdr/>
        <w:spacing/>
        <w:ind w:hanging="360" w:left="720"/>
        <w:rPr/>
      </w:pPr>
      <w:r>
        <w:rPr>
          <w:rtl w:val="0"/>
        </w:rPr>
        <w:t xml:space="preserve">You need to have your own SPARQL-accessible dataset. If you don’t have any SPARQL-accessible dataset, you can use the DBPedia dataset, accessible at </w:t>
      </w:r>
      <w:hyperlink r:id="rId13" w:tooltip="https://dbpedia.org/sparql" w:history="1">
        <w:r>
          <w:rPr>
            <w:color w:val="1155cc"/>
            <w:u w:val="single"/>
            <w:rtl w:val="0"/>
          </w:rPr>
          <w:t xml:space="preserve">https://dbpedia.org/sparql</w:t>
        </w:r>
      </w:hyperlink>
      <w:r>
        <w:rPr>
          <w:rtl w:val="0"/>
        </w:rPr>
        <w:t xml:space="preserve">. GraphDB users can find their active repository SPARQL URL in the home page, in the “link” icon in the “Active repository” section:</w:t>
      </w:r>
      <w:r/>
    </w:p>
    <w:p>
      <w:pPr>
        <w:pBdr/>
        <w:spacing/>
        <w:ind w:firstLine="0" w:left="720"/>
        <w:rPr/>
      </w:pPr>
      <w:r>
        <mc:AlternateContent>
          <mc:Choice Requires="wpg">
            <w:drawing>
              <wp:inline xmlns:wp="http://schemas.openxmlformats.org/drawingml/2006/wordprocessingDrawing" distT="0" distB="0" distL="0" distR="0">
                <wp:extent cx="3819208" cy="2443645"/>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ic:nvPr/>
                      </pic:nvPicPr>
                      <pic:blipFill>
                        <a:blip r:embed="rId14"/>
                        <a:srcRect l="0" t="0" r="0" b="0"/>
                        <a:stretch/>
                      </pic:blipFill>
                      <pic:spPr bwMode="auto">
                        <a:xfrm>
                          <a:off x="0" y="0"/>
                          <a:ext cx="3819208" cy="2443645"/>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300.73pt;height:192.41pt;mso-wrap-distance-left:0.00pt;mso-wrap-distance-top:0.00pt;mso-wrap-distance-right:0.00pt;mso-wrap-distance-bottom:0.00pt;z-index:1;">
                <v:imagedata r:id="rId14" o:title=""/>
                <o:lock v:ext="edit" rotation="t"/>
              </v:shape>
            </w:pict>
          </mc:Fallback>
        </mc:AlternateContent>
      </w:r>
      <w:r>
        <w:rPr>
          <w:rtl w:val="0"/>
        </w:rPr>
      </w:r>
      <w:r/>
    </w:p>
    <w:p>
      <w:pPr>
        <w:numPr>
          <w:ilvl w:val="0"/>
          <w:numId w:val="9"/>
        </w:numPr>
        <w:pBdr/>
        <w:spacing w:after="0"/>
        <w:ind w:hanging="360" w:left="720"/>
        <w:rPr/>
      </w:pPr>
      <w:r>
        <w:rPr>
          <w:rtl w:val="0"/>
        </w:rPr>
        <w:t xml:space="preserve">You need to have a basic understanding of the structure of your dataset. More spec</w:t>
      </w:r>
      <w:r>
        <w:rPr>
          <w:rtl w:val="0"/>
        </w:rPr>
        <w:t xml:space="preserve">ifically you need to know the URI identifiers of 2 classes in your ontology, and one property linking these two classes. If you don’t know this information, try to find the documentation of your dataset, in the form of UML diagrams or documentation tables.</w:t>
      </w:r>
      <w:r/>
    </w:p>
    <w:p>
      <w:pPr>
        <w:numPr>
          <w:ilvl w:val="0"/>
          <w:numId w:val="9"/>
        </w:numPr>
        <w:pBdr/>
        <w:spacing w:after="0"/>
        <w:ind w:hanging="360" w:left="720"/>
        <w:rPr/>
      </w:pPr>
      <w:r>
        <w:rPr>
          <w:rtl w:val="0"/>
        </w:rPr>
      </w:r>
      <w:commentRangeStart w:id="0"/>
      <w:r>
        <w:rPr>
          <w:rtl w:val="0"/>
        </w:rPr>
        <w:t xml:space="preserve">You need to have the Protégé OWL editor installed on your machine. To install Protégé, go to </w:t>
      </w:r>
      <w:hyperlink r:id="rId15" w:tooltip="https://protege.stanford.edu/" w:history="1">
        <w:r>
          <w:rPr>
            <w:color w:val="1155cc"/>
            <w:u w:val="single"/>
            <w:rtl w:val="0"/>
          </w:rPr>
          <w:t xml:space="preserve">https://protege.stanford.edu/</w:t>
        </w:r>
      </w:hyperlink>
      <w:r>
        <w:rPr>
          <w:rtl w:val="0"/>
        </w:rPr>
        <w:t xml:space="preserve">.</w:t>
      </w:r>
      <w:r/>
      <w:commentRangeEnd w:id="0"/>
      <w:r>
        <w:commentReference w:id="0"/>
      </w:r>
      <w:ins w:id="0" w:author="thomas" w:date="2024-05-31T14:25:23Z" oouserid="thomas">
        <w:r/>
      </w:ins>
      <w:r/>
    </w:p>
    <w:p>
      <w:pPr>
        <w:numPr>
          <w:ilvl w:val="0"/>
          <w:numId w:val="9"/>
        </w:numPr>
        <w:pBdr/>
        <w:spacing/>
        <w:ind w:hanging="360" w:left="720"/>
        <w:rPr/>
      </w:pPr>
      <w:r>
        <w:rPr>
          <w:rtl w:val="0"/>
        </w:rPr>
        <w:t xml:space="preserve">You need to have a basic understanding of HTML, and a basic text editor to edit an HTML page.</w:t>
      </w:r>
      <w:r/>
    </w:p>
    <w:p>
      <w:pPr>
        <w:pStyle w:val="888"/>
        <w:pBdr/>
        <w:spacing/>
        <w:ind/>
        <w:rPr/>
      </w:pPr>
      <w:r/>
      <w:bookmarkStart w:id="5" w:name="_heading=h.ig8ijvbgovwr"/>
      <w:r/>
      <w:bookmarkEnd w:id="5"/>
      <w:r>
        <w:rPr>
          <w:rtl w:val="0"/>
        </w:rPr>
        <w:t xml:space="preserve">Structure of this guide</w:t>
      </w:r>
      <w:r/>
    </w:p>
    <w:p>
      <w:pPr>
        <w:pBdr/>
        <w:spacing/>
        <w:ind/>
        <w:rPr/>
      </w:pPr>
      <w:r>
        <w:rPr>
          <w:rtl w:val="0"/>
        </w:rPr>
        <w:t xml:space="preserve">This guide will explain:</w:t>
      </w:r>
      <w:r/>
    </w:p>
    <w:p>
      <w:pPr>
        <w:numPr>
          <w:ilvl w:val="0"/>
          <w:numId w:val="1"/>
        </w:numPr>
        <w:pBdr/>
        <w:spacing w:after="0"/>
        <w:ind w:hanging="360" w:left="720"/>
        <w:rPr/>
      </w:pPr>
      <w:r>
        <w:rPr>
          <w:rtl w:val="0"/>
        </w:rPr>
        <w:t xml:space="preserve">How to setup your local work environment</w:t>
      </w:r>
      <w:r/>
    </w:p>
    <w:p>
      <w:pPr>
        <w:numPr>
          <w:ilvl w:val="0"/>
          <w:numId w:val="1"/>
        </w:numPr>
        <w:pBdr/>
        <w:spacing w:after="0"/>
        <w:ind w:hanging="360" w:left="720"/>
        <w:rPr/>
      </w:pPr>
      <w:r>
        <w:rPr>
          <w:rtl w:val="0"/>
        </w:rPr>
        <w:t xml:space="preserve">How to adjust the tutorial page to use your configuration file and your own SPARQL endpoint URL</w:t>
      </w:r>
      <w:r/>
    </w:p>
    <w:p>
      <w:pPr>
        <w:numPr>
          <w:ilvl w:val="0"/>
          <w:numId w:val="1"/>
        </w:numPr>
        <w:pBdr/>
        <w:spacing w:after="0"/>
        <w:ind w:hanging="360" w:left="720"/>
        <w:rPr/>
      </w:pPr>
      <w:r>
        <w:rPr>
          <w:rtl w:val="0"/>
        </w:rPr>
        <w:t xml:space="preserve">How to setup a minimal configuration demonstrating how Sparnatural can work on your data</w:t>
      </w:r>
      <w:r/>
    </w:p>
    <w:p>
      <w:pPr>
        <w:numPr>
          <w:ilvl w:val="0"/>
          <w:numId w:val="1"/>
        </w:numPr>
        <w:pBdr/>
        <w:spacing/>
        <w:ind w:hanging="360" w:left="720"/>
        <w:rPr/>
      </w:pPr>
      <w:r>
        <w:rPr>
          <w:rtl w:val="0"/>
        </w:rPr>
        <w:t xml:space="preserve">What are the next steps once you completed this tutorial</w:t>
      </w:r>
      <w:r/>
    </w:p>
    <w:p>
      <w:pPr>
        <w:pStyle w:val="887"/>
        <w:pBdr/>
        <w:spacing/>
        <w:ind/>
        <w:rPr/>
      </w:pPr>
      <w:r/>
      <w:bookmarkStart w:id="6" w:name="_heading=h.cohs47ulcwsl"/>
      <w:r/>
      <w:bookmarkEnd w:id="6"/>
      <w:r>
        <w:rPr>
          <w:rtl w:val="0"/>
        </w:rPr>
        <w:t xml:space="preserve">Setup the tutorial page</w:t>
      </w:r>
      <w:r/>
    </w:p>
    <w:p>
      <w:pPr>
        <w:pStyle w:val="888"/>
        <w:pBdr/>
        <w:spacing/>
        <w:ind/>
        <w:rPr/>
      </w:pPr>
      <w:r/>
      <w:bookmarkStart w:id="7" w:name="_heading=h.joc4yigunf6b"/>
      <w:r/>
      <w:bookmarkEnd w:id="7"/>
      <w:r>
        <w:rPr>
          <w:rtl w:val="0"/>
        </w:rPr>
        <w:t xml:space="preserve">Get the tutorial page</w:t>
      </w:r>
      <w:r/>
    </w:p>
    <w:p>
      <w:pPr>
        <w:pBdr/>
        <w:spacing/>
        <w:ind/>
        <w:rPr/>
      </w:pPr>
      <w:r>
        <w:rPr>
          <w:rtl w:val="0"/>
        </w:rPr>
        <w:t xml:space="preserve">The </w:t>
      </w:r>
      <w:r>
        <w:rPr>
          <w:i/>
          <w:rtl w:val="0"/>
        </w:rPr>
        <w:t xml:space="preserve">“Hello Sparnatural”</w:t>
      </w:r>
      <w:r>
        <w:rPr>
          <w:rtl w:val="0"/>
        </w:rPr>
        <w:t xml:space="preserve"> tutorial page is included with each release of Sparnatural starting from 8.4.0. To get this tutorial page:</w:t>
      </w:r>
      <w:r/>
    </w:p>
    <w:p>
      <w:pPr>
        <w:numPr>
          <w:ilvl w:val="0"/>
          <w:numId w:val="8"/>
        </w:numPr>
        <w:pBdr/>
        <w:spacing w:after="0"/>
        <w:ind w:hanging="360" w:left="720"/>
        <w:rPr/>
      </w:pPr>
      <w:r>
        <w:rPr>
          <w:rtl w:val="0"/>
        </w:rPr>
        <w:t xml:space="preserve">go to the </w:t>
      </w:r>
      <w:hyperlink r:id="rId16" w:tooltip="https://github.com/sparna-git/Sparnatural/releases/latest" w:history="1">
        <w:r>
          <w:rPr>
            <w:color w:val="1155cc"/>
            <w:u w:val="single"/>
            <w:rtl w:val="0"/>
          </w:rPr>
          <w:t xml:space="preserve">latest release of Sparnatural</w:t>
        </w:r>
      </w:hyperlink>
      <w:r>
        <w:rPr>
          <w:rtl w:val="0"/>
        </w:rPr>
      </w:r>
      <w:r/>
    </w:p>
    <w:p>
      <w:pPr>
        <w:numPr>
          <w:ilvl w:val="0"/>
          <w:numId w:val="8"/>
        </w:numPr>
        <w:pBdr/>
        <w:spacing w:after="0"/>
        <w:ind w:hanging="360" w:left="720"/>
        <w:rPr/>
      </w:pPr>
      <w:r>
        <w:rPr>
          <w:rtl w:val="0"/>
        </w:rPr>
        <w:t xml:space="preserve">download the “hello-sparnatural.zip” file from the assets list</w:t>
      </w:r>
      <w:r/>
    </w:p>
    <w:p>
      <w:pPr>
        <w:numPr>
          <w:ilvl w:val="0"/>
          <w:numId w:val="8"/>
        </w:numPr>
        <w:pBdr/>
        <w:spacing/>
        <w:ind w:hanging="360" w:left="720"/>
        <w:rPr/>
      </w:pPr>
      <w:r>
        <w:rPr>
          <w:rtl w:val="0"/>
        </w:rPr>
        <w:t xml:space="preserve">unzip it in a local folder on your computer</w:t>
      </w:r>
      <w:r/>
    </w:p>
    <w:p>
      <w:pPr>
        <w:pStyle w:val="888"/>
        <w:pBdr/>
        <w:spacing/>
        <w:ind/>
        <w:rPr/>
      </w:pPr>
      <w:r/>
      <w:bookmarkStart w:id="8" w:name="_heading=h.h8hofl47d2lx"/>
      <w:r/>
      <w:bookmarkEnd w:id="8"/>
      <w:r>
        <w:rPr>
          <w:rtl w:val="0"/>
        </w:rPr>
        <w:t xml:space="preserve">Content of the tutorial folder</w:t>
      </w:r>
      <w:r/>
    </w:p>
    <w:p>
      <w:pPr>
        <w:pBdr/>
        <w:spacing/>
        <w:ind/>
        <w:rPr/>
      </w:pPr>
      <w:r>
        <w:rPr>
          <w:rtl w:val="0"/>
        </w:rPr>
        <w:t xml:space="preserve">The tutorial folder is based on a very simple </w:t>
      </w:r>
      <w:hyperlink r:id="rId17" w:tooltip="https://getbootstrap.com" w:history="1">
        <w:r>
          <w:rPr>
            <w:color w:val="1155cc"/>
            <w:u w:val="single"/>
            <w:rtl w:val="0"/>
          </w:rPr>
          <w:t xml:space="preserve">Bootstrap</w:t>
        </w:r>
      </w:hyperlink>
      <w:r>
        <w:rPr>
          <w:rtl w:val="0"/>
        </w:rPr>
        <w:t xml:space="preserve"> HTML template, in which Sparnatural is inserted and integrated with the </w:t>
      </w:r>
      <w:hyperlink r:id="rId18" w:tooltip="https://yasgui.triply.cc/" w:history="1">
        <w:r>
          <w:rPr>
            <w:color w:val="1155cc"/>
            <w:u w:val="single"/>
            <w:rtl w:val="0"/>
          </w:rPr>
          <w:t xml:space="preserve">YasGUI</w:t>
        </w:r>
      </w:hyperlink>
      <w:r>
        <w:rPr>
          <w:rtl w:val="0"/>
        </w:rPr>
        <w:t xml:space="preserve"> SPA</w:t>
      </w:r>
      <w:r>
        <w:rPr>
          <w:rtl w:val="0"/>
        </w:rPr>
        <w:t xml:space="preserve">RQL editor and query result viewer. While using YasGUI is an obvious choice, YasGUI is *not* a requirement of Sparnatural. You can choose to present query results differently than in YasGUI, and you may not want to display the raw SPARQL query to the user.</w:t>
      </w:r>
      <w:r/>
    </w:p>
    <w:p>
      <w:pPr>
        <w:pBdr/>
        <w:spacing/>
        <w:ind/>
        <w:rPr/>
      </w:pPr>
      <w:r>
        <w:rPr>
          <w:rtl w:val="0"/>
        </w:rPr>
        <w:t xml:space="preserve">The tutorial folder is composed of the following files:</w:t>
      </w:r>
      <w:r/>
    </w:p>
    <w:p>
      <w:pPr>
        <w:pBdr/>
        <w:spacing/>
        <w:ind/>
        <w:rPr/>
      </w:pPr>
      <w:r>
        <w:rPr>
          <w:rtl w:val="0"/>
        </w:rPr>
        <w:t xml:space="preserve">Files you will edit in this tutorial:</w:t>
      </w:r>
      <w:r/>
    </w:p>
    <w:p>
      <w:pPr>
        <w:numPr>
          <w:ilvl w:val="0"/>
          <w:numId w:val="2"/>
        </w:numPr>
        <w:pBdr/>
        <w:spacing w:after="0"/>
        <w:ind w:hanging="360" w:left="720"/>
        <w:rPr/>
      </w:pPr>
      <w:r>
        <w:rPr>
          <w:b/>
          <w:rtl w:val="0"/>
        </w:rPr>
        <w:t xml:space="preserve">index.html</w:t>
      </w:r>
      <w:r>
        <w:rPr>
          <w:rtl w:val="0"/>
        </w:rPr>
        <w:t xml:space="preserve">: the main HTML page that you can open in a browser and that includes the Sparnatural component.</w:t>
      </w:r>
      <w:r/>
    </w:p>
    <w:p>
      <w:pPr>
        <w:numPr>
          <w:ilvl w:val="0"/>
          <w:numId w:val="2"/>
        </w:numPr>
        <w:pBdr/>
        <w:spacing w:after="0"/>
        <w:ind w:hanging="360" w:left="720"/>
        <w:rPr>
          <w:ins w:id="1" w:author="thomas" w:date="2024-05-31T14:26:17Z" oouserid="thomas"/>
        </w:rPr>
      </w:pPr>
      <w:r>
        <w:rPr>
          <w:b/>
          <w:rtl w:val="0"/>
        </w:rPr>
        <w:t xml:space="preserve">config.ttl</w:t>
      </w:r>
      <w:r>
        <w:rPr>
          <w:rtl w:val="0"/>
        </w:rPr>
        <w:t xml:space="preserve">: a </w:t>
      </w:r>
      <w:ins w:id="2" w:author="thomas" w:date="2024-05-31T14:26:09Z" oouserid="thomas">
        <w:r>
          <w:rPr>
            <w:rtl w:val="0"/>
          </w:rPr>
          <w:t xml:space="preserve">basic </w:t>
        </w:r>
      </w:ins>
      <w:r>
        <w:rPr>
          <w:rtl w:val="0"/>
        </w:rPr>
        <w:t xml:space="preserve">Sparnatural configuration file. In this tutorial you will create your own new config file.</w:t>
      </w:r>
      <w:ins w:id="3" w:author="thomas" w:date="2024-05-31T14:26:17Z" oouserid="thomas">
        <w:r/>
      </w:ins>
    </w:p>
    <w:p>
      <w:pPr>
        <w:numPr>
          <w:ilvl w:val="0"/>
          <w:numId w:val="2"/>
        </w:numPr>
        <w:pBdr/>
        <w:spacing w:after="0"/>
        <w:ind w:hanging="360" w:left="720"/>
        <w:rPr/>
      </w:pPr>
      <w:ins w:id="4" w:author="thomas" w:date="2024-05-31T14:26:54Z" oouserid="thomas">
        <w:r>
          <w:rPr>
            <w:b/>
            <w:bCs/>
            <w:highlight w:val="none"/>
            <w:rtl w:val="0"/>
            <w:rPrChange w:id="5" w:author="thomas" w:date="2024-05-31T14:26:54Z" oouserid="thomas">
              <w:rPr>
                <w:highlight w:val="none"/>
                <w:rtl w:val="0"/>
              </w:rPr>
            </w:rPrChange>
          </w:rPr>
          <w:t xml:space="preserve">config.xlsx</w:t>
        </w:r>
      </w:ins>
      <w:ins w:id="6" w:author="thomas" w:date="2024-05-31T14:26:54Z" oouserid="thomas">
        <w:r>
          <w:rPr>
            <w:highlight w:val="none"/>
            <w:rtl w:val="0"/>
          </w:rPr>
          <w:t xml:space="preserve"> : </w:t>
        </w:r>
      </w:ins>
      <w:commentRangeStart w:id="1"/>
      <w:ins w:id="7" w:author="thomas" w:date="2024-05-31T14:26:48Z" oouserid="thomas">
        <w:r>
          <w:rPr>
            <w:highlight w:val="none"/>
            <w:rtl w:val="0"/>
          </w:rPr>
          <w:t xml:space="preserve">....</w:t>
        </w:r>
      </w:ins>
      <w:commentRangeEnd w:id="1"/>
      <w:r>
        <w:commentReference w:id="1"/>
      </w:r>
      <w:ins w:id="8" w:author="thomas" w:date="2024-05-31T14:26:40Z" oouserid="thomas">
        <w:r>
          <w:rPr>
            <w:highlight w:val="none"/>
            <w:rtl w:val="0"/>
          </w:rPr>
        </w:r>
      </w:ins>
      <w:r>
        <w:rPr>
          <w:highlight w:val="none"/>
          <w:rtl w:val="0"/>
        </w:rPr>
      </w:r>
    </w:p>
    <w:p>
      <w:pPr>
        <w:numPr>
          <w:ilvl w:val="0"/>
          <w:numId w:val="2"/>
        </w:numPr>
        <w:pBdr/>
        <w:spacing/>
        <w:ind w:hanging="360" w:left="720"/>
        <w:rPr/>
      </w:pPr>
      <w:r>
        <w:rPr>
          <w:b/>
          <w:rtl w:val="0"/>
        </w:rPr>
        <w:t xml:space="preserve">example-queries.js</w:t>
      </w:r>
      <w:r>
        <w:rPr>
          <w:rtl w:val="0"/>
        </w:rPr>
        <w:t xml:space="preserve">: sample queries that you can change after your configuration has been adapted.</w:t>
      </w:r>
      <w:r/>
    </w:p>
    <w:p>
      <w:pPr>
        <w:pBdr/>
        <w:spacing/>
        <w:ind/>
        <w:rPr/>
      </w:pPr>
      <w:r>
        <w:rPr>
          <w:rtl w:val="0"/>
        </w:rPr>
        <w:t xml:space="preserve">Files you can further customize after this tutorial if you want to enhance your demo:</w:t>
      </w:r>
      <w:r/>
    </w:p>
    <w:p>
      <w:pPr>
        <w:numPr>
          <w:ilvl w:val="0"/>
          <w:numId w:val="2"/>
        </w:numPr>
        <w:pBdr/>
        <w:spacing w:after="0"/>
        <w:ind w:hanging="360" w:left="720"/>
        <w:rPr/>
      </w:pPr>
      <w:r>
        <w:rPr>
          <w:b/>
          <w:rtl w:val="0"/>
        </w:rPr>
        <w:t xml:space="preserve">main.js</w:t>
      </w:r>
      <w:r>
        <w:rPr>
          <w:rtl w:val="0"/>
        </w:rPr>
        <w:t xml:space="preserve">: the Javascript code executed by index.html, containing Sparnatural event listeners as well as YasGUI initialization code.</w:t>
      </w:r>
      <w:r/>
    </w:p>
    <w:p>
      <w:pPr>
        <w:numPr>
          <w:ilvl w:val="0"/>
          <w:numId w:val="2"/>
        </w:numPr>
        <w:pBdr/>
        <w:spacing w:after="0"/>
        <w:ind w:hanging="360" w:left="720"/>
        <w:rPr/>
      </w:pPr>
      <w:r>
        <w:rPr>
          <w:b/>
          <w:rtl w:val="0"/>
        </w:rPr>
        <w:t xml:space="preserve">styles.css</w:t>
      </w:r>
      <w:r>
        <w:rPr>
          <w:rtl w:val="0"/>
        </w:rPr>
        <w:t xml:space="preserve">: the specific CSS rules for the index.html page.</w:t>
      </w:r>
      <w:r/>
    </w:p>
    <w:p>
      <w:pPr>
        <w:pBdr/>
        <w:spacing w:after="0"/>
        <w:ind/>
        <w:rPr/>
      </w:pPr>
      <w:r>
        <w:rPr>
          <w:rtl w:val="0"/>
        </w:rPr>
      </w:r>
      <w:r/>
    </w:p>
    <w:p>
      <w:pPr>
        <w:pBdr/>
        <w:spacing/>
        <w:ind/>
        <w:rPr/>
      </w:pPr>
      <w:r>
        <w:rPr>
          <w:rtl w:val="0"/>
        </w:rPr>
        <w:t xml:space="preserve">Files you will not have to edit:</w:t>
      </w:r>
      <w:r/>
    </w:p>
    <w:p>
      <w:pPr>
        <w:numPr>
          <w:ilvl w:val="0"/>
          <w:numId w:val="2"/>
        </w:numPr>
        <w:pBdr/>
        <w:spacing w:after="0"/>
        <w:ind w:hanging="360" w:left="720"/>
        <w:rPr/>
      </w:pPr>
      <w:r>
        <w:rPr>
          <w:b/>
          <w:rtl w:val="0"/>
        </w:rPr>
        <w:t xml:space="preserve">sparnatural.js</w:t>
      </w:r>
      <w:r>
        <w:rPr>
          <w:rtl w:val="0"/>
        </w:rPr>
        <w:t xml:space="preserve"> and </w:t>
      </w:r>
      <w:r>
        <w:rPr>
          <w:b/>
          <w:rtl w:val="0"/>
        </w:rPr>
        <w:t xml:space="preserve">sparnatural.css</w:t>
      </w:r>
      <w:r>
        <w:rPr>
          <w:rtl w:val="0"/>
        </w:rPr>
        <w:t xml:space="preserve">: the code of the Sparnatural component, with its CSS rules</w:t>
      </w:r>
      <w:r/>
    </w:p>
    <w:p>
      <w:pPr>
        <w:numPr>
          <w:ilvl w:val="0"/>
          <w:numId w:val="2"/>
        </w:numPr>
        <w:pBdr/>
        <w:spacing w:after="0"/>
        <w:ind w:hanging="360" w:left="720"/>
        <w:rPr/>
      </w:pPr>
      <w:r>
        <w:rPr>
          <w:b/>
          <w:rtl w:val="0"/>
        </w:rPr>
        <w:t xml:space="preserve">sparnatural-yasgui-plugins.js</w:t>
      </w:r>
      <w:r>
        <w:rPr>
          <w:rtl w:val="0"/>
        </w:rPr>
        <w:t xml:space="preserve">: the code of the result table display plugin</w:t>
      </w:r>
      <w:r>
        <w:rPr>
          <w:vertAlign w:val="superscript"/>
        </w:rPr>
        <w:footnoteReference w:id="2"/>
      </w:r>
      <w:r>
        <w:rPr>
          <w:rtl w:val="0"/>
        </w:rPr>
      </w:r>
      <w:r/>
    </w:p>
    <w:p>
      <w:pPr>
        <w:numPr>
          <w:ilvl w:val="0"/>
          <w:numId w:val="2"/>
        </w:numPr>
        <w:pBdr/>
        <w:spacing/>
        <w:ind w:hanging="360" w:left="720"/>
        <w:rPr/>
      </w:pPr>
      <w:r>
        <w:rPr>
          <w:b/>
          <w:rtl w:val="0"/>
        </w:rPr>
        <w:t xml:space="preserve">fa</w:t>
      </w:r>
      <w:r>
        <w:rPr>
          <w:rtl w:val="0"/>
        </w:rPr>
        <w:t xml:space="preserve"> subfolder: folder containing the </w:t>
      </w:r>
      <w:hyperlink r:id="rId19" w:tooltip="https://fontawesome.com/" w:history="1">
        <w:r>
          <w:rPr>
            <w:color w:val="1155cc"/>
            <w:u w:val="single"/>
            <w:rtl w:val="0"/>
          </w:rPr>
          <w:t xml:space="preserve">Fontawesome</w:t>
        </w:r>
      </w:hyperlink>
      <w:r>
        <w:rPr>
          <w:rtl w:val="0"/>
        </w:rPr>
        <w:t xml:space="preserve"> free icon set.</w:t>
      </w:r>
      <w:r/>
    </w:p>
    <w:p>
      <w:pPr>
        <w:pStyle w:val="887"/>
        <w:pBdr/>
        <w:spacing/>
        <w:ind/>
        <w:rPr/>
      </w:pPr>
      <w:r/>
      <w:bookmarkStart w:id="9" w:name="_heading=h.77tfaspfvghw"/>
      <w:r/>
      <w:bookmarkEnd w:id="9"/>
      <w:r>
        <w:rPr>
          <w:rtl w:val="0"/>
        </w:rPr>
        <w:t xml:space="preserve">Setup your local working environment</w:t>
      </w:r>
      <w:r/>
    </w:p>
    <w:p>
      <w:pPr>
        <w:pStyle w:val="888"/>
        <w:pBdr/>
        <w:spacing/>
        <w:ind/>
        <w:rPr/>
      </w:pPr>
      <w:r/>
      <w:bookmarkStart w:id="10" w:name="_heading=h.q2fa78r1eu67"/>
      <w:r/>
      <w:bookmarkEnd w:id="10"/>
      <w:r>
        <w:rPr>
          <w:rtl w:val="0"/>
        </w:rPr>
        <w:t xml:space="preserve">Allow loading of local files in your browser</w:t>
      </w:r>
      <w:r/>
    </w:p>
    <w:p>
      <w:pPr>
        <w:pBdr/>
        <w:spacing/>
        <w:ind/>
        <w:rPr/>
      </w:pPr>
      <w:r>
        <w:rPr>
          <w:rtl w:val="0"/>
        </w:rPr>
        <w:t xml:space="preserve">Open the file index.html page from the tutorial folder in your browser. You will see a blank page with Sparnatural not loading properly, and and error in your browser console</w:t>
      </w:r>
      <w:r>
        <w:rPr>
          <w:vertAlign w:val="superscript"/>
        </w:rPr>
        <w:footnoteReference w:id="3"/>
      </w:r>
      <w:r>
        <w:rPr>
          <w:rtl w:val="0"/>
        </w:rPr>
        <w:t xml:space="preserve">:</w:t>
      </w:r>
      <w:r/>
    </w:p>
    <w:p>
      <w:pPr>
        <w:pBdr/>
        <w:spacing/>
        <w:ind/>
        <w:rPr/>
      </w:pPr>
      <w:r>
        <mc:AlternateContent>
          <mc:Choice Requires="wpg">
            <w:drawing>
              <wp:inline xmlns:wp="http://schemas.openxmlformats.org/drawingml/2006/wordprocessingDrawing" distT="0" distB="0" distL="0" distR="0">
                <wp:extent cx="5760410" cy="2717800"/>
                <wp:effectExtent l="0" t="0" r="0" b="0"/>
                <wp:docPr id="2" name="image19.png"/>
                <wp:cNvGraphicFramePr/>
                <a:graphic xmlns:a="http://schemas.openxmlformats.org/drawingml/2006/main">
                  <a:graphicData uri="http://schemas.openxmlformats.org/drawingml/2006/picture">
                    <pic:pic xmlns:pic="http://schemas.openxmlformats.org/drawingml/2006/picture">
                      <pic:nvPicPr>
                        <pic:cNvPr id="0" name="image19.png"/>
                        <pic:cNvPicPr/>
                        <pic:nvPr/>
                      </pic:nvPicPr>
                      <pic:blipFill>
                        <a:blip r:embed="rId20"/>
                        <a:srcRect l="0" t="0" r="0" b="0"/>
                        <a:stretch/>
                      </pic:blipFill>
                      <pic:spPr bwMode="auto">
                        <a:xfrm>
                          <a:off x="0" y="0"/>
                          <a:ext cx="5760410" cy="2717800"/>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53.58pt;height:214.00pt;mso-wrap-distance-left:0.00pt;mso-wrap-distance-top:0.00pt;mso-wrap-distance-right:0.00pt;mso-wrap-distance-bottom:0.00pt;z-index:1;">
                <v:imagedata r:id="rId20" o:title=""/>
                <o:lock v:ext="edit" rotation="t"/>
              </v:shape>
            </w:pict>
          </mc:Fallback>
        </mc:AlternateContent>
      </w:r>
      <w:r>
        <w:rPr>
          <w:rtl w:val="0"/>
        </w:rPr>
      </w:r>
      <w:r/>
    </w:p>
    <w:p>
      <w:pPr>
        <w:pBdr/>
        <w:spacing/>
        <w:ind/>
        <w:rPr/>
      </w:pPr>
      <w:r>
        <w:rPr>
          <w:rtl w:val="0"/>
        </w:rPr>
        <w:t xml:space="preserve">This is because browsers, for security reasons, disable by default the dynami</w:t>
      </w:r>
      <w:r>
        <w:rPr>
          <w:rtl w:val="0"/>
        </w:rPr>
        <w:t xml:space="preserve">c loading of other files from your local directory - in our case the Sparnatural configuration file. In order for this to work, we need to instruct the browser that it is safe to dynamically load local files. This is called “enabling CORS for local files”.</w:t>
      </w:r>
      <w:r/>
    </w:p>
    <w:p>
      <w:pPr>
        <w:pBdr>
          <w:top w:val="single" w:color="000000" w:sz="8" w:space="0"/>
          <w:left w:val="single" w:color="000000" w:sz="8" w:space="0"/>
          <w:bottom w:val="single" w:color="000000" w:sz="8" w:space="0"/>
          <w:right w:val="single" w:color="000000" w:sz="8" w:space="0"/>
        </w:pBdr>
        <w:spacing/>
        <w:ind/>
        <w:rPr/>
      </w:pPr>
      <w:r>
        <w:rPr>
          <w:b/>
          <w:rtl w:val="0"/>
        </w:rPr>
        <w:t xml:space="preserve">/!\</w:t>
      </w:r>
      <w:r>
        <w:rPr>
          <w:rtl w:val="0"/>
        </w:rPr>
        <w:t xml:space="preserve"> Don’t worry, changing these settings will not affect the other security restrictions in your browser, in particular related to CORS.</w:t>
      </w:r>
      <w:r/>
    </w:p>
    <w:p>
      <w:pPr>
        <w:pBdr>
          <w:top w:val="single" w:color="000000" w:sz="8" w:space="0"/>
          <w:left w:val="single" w:color="000000" w:sz="8" w:space="0"/>
          <w:bottom w:val="single" w:color="000000" w:sz="8" w:space="0"/>
          <w:right w:val="single" w:color="000000" w:sz="8" w:space="0"/>
        </w:pBdr>
        <w:spacing/>
        <w:ind/>
        <w:rPr/>
      </w:pPr>
      <w:r>
        <w:rPr>
          <w:b/>
          <w:rtl w:val="0"/>
        </w:rPr>
        <w:t xml:space="preserve">/!\</w:t>
      </w:r>
      <w:r>
        <w:rPr>
          <w:rtl w:val="0"/>
        </w:rPr>
        <w:t xml:space="preserve"> Of course, this is only in order to work with local files. Once deployed on a web server, this restriction is not applicable anymore, and normal users of your page will not have to set the same settings.</w:t>
      </w:r>
      <w:r/>
    </w:p>
    <w:p>
      <w:pPr>
        <w:pBdr/>
        <w:spacing/>
        <w:ind/>
        <w:rPr/>
      </w:pPr>
      <w:r>
        <w:rPr>
          <w:rtl w:val="0"/>
        </w:rPr>
        <w:t xml:space="preserve">The procedure to enable CORS for local files depends on the browser:</w:t>
      </w:r>
      <w:r/>
    </w:p>
    <w:p>
      <w:pPr>
        <w:pBdr/>
        <w:spacing/>
        <w:ind/>
        <w:rPr>
          <w:b/>
          <w:u w:val="single"/>
        </w:rPr>
      </w:pPr>
      <w:r>
        <w:rPr>
          <w:b/>
          <w:u w:val="single"/>
          <w:rtl w:val="0"/>
        </w:rPr>
        <w:t xml:space="preserve">Firefox</w:t>
      </w:r>
      <w:r>
        <w:rPr>
          <w:b/>
          <w:u w:val="single"/>
        </w:rPr>
      </w:r>
      <w:r>
        <w:rPr>
          <w:b/>
          <w:u w:val="single"/>
        </w:rPr>
      </w:r>
    </w:p>
    <w:p>
      <w:pPr>
        <w:pBdr/>
        <w:spacing w:after="240"/>
        <w:ind/>
        <w:rPr/>
      </w:pPr>
      <w:r>
        <w:rPr>
          <w:rtl w:val="0"/>
        </w:rPr>
        <w:t xml:space="preserve">To make Firefox CORS-enabled for local files:</w:t>
      </w:r>
      <w:r/>
    </w:p>
    <w:p>
      <w:pPr>
        <w:numPr>
          <w:ilvl w:val="0"/>
          <w:numId w:val="7"/>
        </w:numPr>
        <w:pBdr/>
        <w:spacing w:after="0"/>
        <w:ind w:hanging="360" w:left="720"/>
        <w:rPr/>
      </w:pPr>
      <w:r>
        <w:rPr>
          <w:rtl w:val="0"/>
        </w:rPr>
        <w:t xml:space="preserve">Open Firefox</w:t>
      </w:r>
      <w:r/>
    </w:p>
    <w:p>
      <w:pPr>
        <w:numPr>
          <w:ilvl w:val="0"/>
          <w:numId w:val="7"/>
        </w:numPr>
        <w:pBdr/>
        <w:spacing w:after="0"/>
        <w:ind w:hanging="360" w:left="720"/>
        <w:rPr/>
      </w:pPr>
      <w:r>
        <w:rPr>
          <w:rtl w:val="0"/>
        </w:rPr>
        <w:t xml:space="preserve">Type “about:config” in the address bar</w:t>
      </w:r>
      <w:r/>
    </w:p>
    <w:p>
      <w:pPr>
        <w:numPr>
          <w:ilvl w:val="0"/>
          <w:numId w:val="7"/>
        </w:numPr>
        <w:pBdr/>
        <w:spacing w:after="0"/>
        <w:ind w:hanging="360" w:left="720"/>
        <w:rPr/>
      </w:pPr>
      <w:r>
        <w:rPr>
          <w:rtl w:val="0"/>
        </w:rPr>
        <w:t xml:space="preserve">Accept security warning</w:t>
      </w:r>
      <w:r/>
    </w:p>
    <w:p>
      <w:pPr>
        <w:numPr>
          <w:ilvl w:val="0"/>
          <w:numId w:val="7"/>
        </w:numPr>
        <w:pBdr/>
        <w:spacing w:after="0"/>
        <w:ind w:hanging="360" w:left="720"/>
        <w:rPr/>
      </w:pPr>
      <w:r>
        <w:rPr>
          <w:rtl w:val="0"/>
        </w:rPr>
        <w:t xml:space="preserve">Search for the config </w:t>
      </w:r>
      <w:r>
        <w:rPr>
          <w:b/>
          <w:rtl w:val="0"/>
        </w:rPr>
        <w:t xml:space="preserve">security.fileuri.strict_origin_policy</w:t>
      </w:r>
      <w:r>
        <w:rPr>
          <w:rtl w:val="0"/>
        </w:rPr>
      </w:r>
      <w:r/>
    </w:p>
    <w:p>
      <w:pPr>
        <w:numPr>
          <w:ilvl w:val="0"/>
          <w:numId w:val="7"/>
        </w:numPr>
        <w:pBdr/>
        <w:spacing w:after="0"/>
        <w:ind w:hanging="360" w:left="720"/>
        <w:rPr/>
      </w:pPr>
      <w:r>
        <w:rPr>
          <w:rtl w:val="0"/>
        </w:rPr>
        <w:t xml:space="preserve">Set this config to “false”</w:t>
      </w:r>
      <w:r/>
    </w:p>
    <w:p>
      <w:pPr>
        <w:numPr>
          <w:ilvl w:val="0"/>
          <w:numId w:val="7"/>
        </w:numPr>
        <w:pBdr/>
        <w:spacing w:after="240"/>
        <w:ind w:hanging="360" w:left="720"/>
        <w:rPr/>
      </w:pPr>
      <w:r>
        <w:rPr>
          <w:rtl w:val="0"/>
        </w:rPr>
        <w:t xml:space="preserve">Restart your browser to make sure this is taken into account</w:t>
      </w:r>
      <w:r/>
    </w:p>
    <w:p>
      <w:pPr>
        <w:pBdr/>
        <w:spacing w:after="240"/>
        <w:ind/>
        <w:rPr>
          <w:b/>
          <w:u w:val="single"/>
        </w:rPr>
      </w:pPr>
      <w:r>
        <w:rPr>
          <w:b/>
          <w:u w:val="single"/>
          <w:rtl w:val="0"/>
        </w:rPr>
        <w:t xml:space="preserve">Chrome, Chromium or Edge</w:t>
      </w:r>
      <w:r>
        <w:rPr>
          <w:b/>
          <w:u w:val="single"/>
        </w:rPr>
      </w:r>
      <w:r>
        <w:rPr>
          <w:b/>
          <w:u w:val="single"/>
        </w:rPr>
      </w:r>
    </w:p>
    <w:p>
      <w:pPr>
        <w:pBdr/>
        <w:spacing w:after="240"/>
        <w:ind/>
        <w:rPr/>
      </w:pPr>
      <w:r>
        <w:rPr>
          <w:rtl w:val="0"/>
        </w:rPr>
        <w:t xml:space="preserve">To make Chrome, Chromium or Edge CORS-enabled for local files :</w:t>
      </w:r>
      <w:r/>
    </w:p>
    <w:p>
      <w:pPr>
        <w:numPr>
          <w:ilvl w:val="0"/>
          <w:numId w:val="10"/>
        </w:numPr>
        <w:pBdr/>
        <w:spacing w:after="0"/>
        <w:ind w:hanging="360" w:left="720"/>
        <w:rPr/>
      </w:pPr>
      <w:r>
        <w:rPr>
          <w:rtl w:val="0"/>
        </w:rPr>
        <w:t xml:space="preserve">Close Chrome</w:t>
      </w:r>
      <w:r/>
    </w:p>
    <w:p>
      <w:pPr>
        <w:numPr>
          <w:ilvl w:val="0"/>
          <w:numId w:val="10"/>
        </w:numPr>
        <w:pBdr/>
        <w:spacing w:after="0"/>
        <w:ind w:hanging="360" w:left="720"/>
        <w:rPr/>
      </w:pPr>
      <w:r>
        <w:rPr>
          <w:rtl w:val="0"/>
        </w:rPr>
        <w:t xml:space="preserve">Open a command-line or a terminal</w:t>
      </w:r>
      <w:r/>
    </w:p>
    <w:p>
      <w:pPr>
        <w:numPr>
          <w:ilvl w:val="0"/>
          <w:numId w:val="10"/>
        </w:numPr>
        <w:pBdr/>
        <w:spacing w:after="0"/>
        <w:ind w:hanging="360" w:left="720"/>
        <w:rPr/>
      </w:pPr>
      <w:r>
        <w:rPr>
          <w:rtl w:val="0"/>
        </w:rPr>
        <w:t xml:space="preserve">Re-run chrome with the flag “</w:t>
      </w:r>
      <w:r>
        <w:rPr>
          <w:b/>
          <w:rtl w:val="0"/>
        </w:rPr>
        <w:t xml:space="preserve">--allow-file-access-from-files</w:t>
      </w:r>
      <w:r>
        <w:rPr>
          <w:rtl w:val="0"/>
        </w:rPr>
        <w:t xml:space="preserve">”, e.g. on Ubuntu Linux “chromium --allow-file-access-from-files”</w:t>
      </w:r>
      <w:r/>
    </w:p>
    <w:p>
      <w:pPr>
        <w:numPr>
          <w:ilvl w:val="0"/>
          <w:numId w:val="10"/>
        </w:numPr>
        <w:pBdr/>
        <w:spacing w:after="240"/>
        <w:ind w:hanging="360" w:left="720"/>
        <w:rPr/>
      </w:pPr>
      <w:r>
        <w:rPr>
          <w:rtl w:val="0"/>
        </w:rPr>
        <w:t xml:space="preserve">You can create a shortcut with this flag set, for example in Windows, create a shortcut to Chrome and modify the command being run in the shortcut properties:</w:t>
      </w:r>
      <w:r/>
    </w:p>
    <w:p>
      <w:pPr>
        <w:pBdr/>
        <w:spacing w:after="240"/>
        <w:ind w:firstLine="0" w:left="720"/>
        <w:rPr/>
      </w:pPr>
      <w:r>
        <mc:AlternateContent>
          <mc:Choice Requires="wpg">
            <w:drawing>
              <wp:inline xmlns:wp="http://schemas.openxmlformats.org/drawingml/2006/wordprocessingDrawing" distT="0" distB="0" distL="0" distR="0">
                <wp:extent cx="2972117" cy="3757205"/>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ic:nvPr/>
                      </pic:nvPicPr>
                      <pic:blipFill>
                        <a:blip r:embed="rId21"/>
                        <a:srcRect l="0" t="0" r="0" b="0"/>
                        <a:stretch/>
                      </pic:blipFill>
                      <pic:spPr bwMode="auto">
                        <a:xfrm>
                          <a:off x="0" y="0"/>
                          <a:ext cx="2972117" cy="3757205"/>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234.02pt;height:295.84pt;mso-wrap-distance-left:0.00pt;mso-wrap-distance-top:0.00pt;mso-wrap-distance-right:0.00pt;mso-wrap-distance-bottom:0.00pt;z-index:1;">
                <v:imagedata r:id="rId21" o:title=""/>
                <o:lock v:ext="edit" rotation="t"/>
              </v:shape>
            </w:pict>
          </mc:Fallback>
        </mc:AlternateContent>
      </w:r>
      <w:r>
        <w:rPr>
          <w:rtl w:val="0"/>
        </w:rPr>
      </w:r>
      <w:r/>
    </w:p>
    <w:p>
      <w:pPr>
        <w:pBdr/>
        <w:spacing/>
        <w:ind/>
        <w:rPr/>
      </w:pPr>
      <w:r>
        <w:rPr>
          <w:rtl w:val="0"/>
        </w:rPr>
      </w:r>
      <w:r/>
    </w:p>
    <w:p>
      <w:pPr>
        <w:pBdr/>
        <w:spacing/>
        <w:ind/>
        <w:rPr/>
      </w:pPr>
      <w:r>
        <w:rPr>
          <w:rtl w:val="0"/>
        </w:rPr>
      </w:r>
      <w:commentRangeStart w:id="2"/>
      <w:r>
        <w:rPr>
          <w:rtl w:val="0"/>
        </w:rPr>
        <w:t xml:space="preserve">Once you have configured this setting, try reopening the index.html page. You should see Sparnatural </w:t>
      </w:r>
      <w:commentRangeStart w:id="3"/>
      <w:r>
        <w:rPr>
          <w:rtl w:val="0"/>
        </w:rPr>
        <w:t xml:space="preserve">loaded correctly:</w:t>
      </w:r>
      <w:commentRangeEnd w:id="3"/>
      <w:r>
        <w:commentReference w:id="3"/>
      </w:r>
      <w:r>
        <w:rPr>
          <w:rtl w:val="0"/>
        </w:rPr>
      </w:r>
      <w:commentRangeEnd w:id="2"/>
      <w:r>
        <w:commentReference w:id="2"/>
      </w:r>
      <w:r/>
      <w:r/>
    </w:p>
    <w:p>
      <w:pPr>
        <w:pBdr/>
        <w:spacing/>
        <w:ind/>
        <w:rPr/>
      </w:pPr>
      <w:r>
        <mc:AlternateContent>
          <mc:Choice Requires="wpg">
            <w:drawing>
              <wp:inline xmlns:wp="http://schemas.openxmlformats.org/drawingml/2006/wordprocessingDrawing" distT="0" distB="0" distL="0" distR="0">
                <wp:extent cx="5760410" cy="29464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ic:nvPr/>
                      </pic:nvPicPr>
                      <pic:blipFill>
                        <a:blip r:embed="rId22"/>
                        <a:srcRect l="0" t="0" r="0" b="0"/>
                        <a:stretch/>
                      </pic:blipFill>
                      <pic:spPr bwMode="auto">
                        <a:xfrm>
                          <a:off x="0" y="0"/>
                          <a:ext cx="5760410" cy="2946400"/>
                        </a:xfrm>
                        <a:prstGeom prst="rect">
                          <a:avLst/>
                        </a:prstGeom>
                        <a:ln>
                          <a:round/>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53.58pt;height:232.00pt;mso-wrap-distance-left:0.00pt;mso-wrap-distance-top:0.00pt;mso-wrap-distance-right:0.00pt;mso-wrap-distance-bottom:0.00pt;z-index:1;">
                <v:imagedata r:id="rId22" o:title=""/>
                <o:lock v:ext="edit" rotation="t"/>
              </v:shape>
            </w:pict>
          </mc:Fallback>
        </mc:AlternateContent>
      </w:r>
      <w:r>
        <w:rPr>
          <w:rtl w:val="0"/>
        </w:rPr>
      </w:r>
      <w:r/>
    </w:p>
    <w:p>
      <w:pPr>
        <w:pBdr/>
        <w:spacing/>
        <w:ind/>
        <w:rPr/>
      </w:pPr>
      <w:r>
        <w:rPr>
          <w:rtl w:val="0"/>
        </w:rPr>
      </w:r>
      <w:r/>
    </w:p>
    <w:p>
      <w:pPr>
        <w:pStyle w:val="888"/>
        <w:pBdr/>
        <w:spacing/>
        <w:ind/>
        <w:rPr/>
      </w:pPr>
      <w:r/>
      <w:bookmarkStart w:id="11" w:name="_heading=h.slsprvtpiut3"/>
      <w:r/>
      <w:bookmarkEnd w:id="11"/>
      <w:r>
        <w:rPr>
          <w:rtl w:val="0"/>
        </w:rPr>
        <w:t xml:space="preserve">Ensure your SPARQL endpoint is CORS-enabled, or use a proxy</w:t>
      </w:r>
      <w:r/>
    </w:p>
    <w:p>
      <w:pPr>
        <w:pStyle w:val="889"/>
        <w:pBdr/>
        <w:spacing/>
        <w:ind/>
        <w:rPr/>
      </w:pPr>
      <w:r/>
      <w:bookmarkStart w:id="12" w:name="_heading=h.4eh7s7osnl86"/>
      <w:r/>
      <w:bookmarkEnd w:id="12"/>
      <w:r>
        <w:rPr>
          <w:rtl w:val="0"/>
        </w:rPr>
        <w:t xml:space="preserve">Why do we need CORS ?</w:t>
      </w:r>
      <w:r/>
    </w:p>
    <w:p>
      <w:pPr>
        <w:pBdr/>
        <w:spacing/>
        <w:ind/>
        <w:rPr/>
      </w:pPr>
      <w:r>
        <w:rPr>
          <w:rtl w:val="0"/>
        </w:rPr>
        <w:t xml:space="preserve">CORS stands for Cross-Origin Resource Sharing. It is a mechanism by which a web client can retrieve resources from a different server from the one which it was originally loaded</w:t>
      </w:r>
      <w:r>
        <w:rPr>
          <w:vertAlign w:val="superscript"/>
        </w:rPr>
        <w:footnoteReference w:id="4"/>
      </w:r>
      <w:r>
        <w:rPr>
          <w:rtl w:val="0"/>
        </w:rPr>
        <w:t xml:space="preserve">. With CORS, servers can indicate that they allow clients loaded from another domain (or from certain other domains) to send them requests. Note that this restriction applies to client-server interactions, not to server-server interactions.</w:t>
      </w:r>
      <w:r/>
    </w:p>
    <w:p>
      <w:pPr>
        <w:pBdr/>
        <w:spacing/>
        <w:ind/>
        <w:rPr/>
      </w:pPr>
      <w:r>
        <w:rPr>
          <w:rtl w:val="0"/>
        </w:rPr>
        <w:t xml:space="preserve">In the case of Sparnatural, </w:t>
      </w:r>
      <w:r>
        <w:rPr>
          <w:u w:val="single"/>
          <w:rtl w:val="0"/>
        </w:rPr>
        <w:t xml:space="preserve">it is the HTML page that sends the SPARQL query directly to a SPARQL service</w:t>
      </w:r>
      <w:r>
        <w:rPr>
          <w:rtl w:val="0"/>
        </w:rPr>
        <w:t xml:space="preserve">. Th</w:t>
      </w:r>
      <w:r>
        <w:rPr>
          <w:rtl w:val="0"/>
        </w:rPr>
        <w:t xml:space="preserve">is SPARQL service thus needs to allow clients/webpages to send queries to it even if they are loaded from another domain, otherwise the query will simply fail with a security warning, and you can see security errors in the requests of your browser console.</w:t>
      </w:r>
      <w:r/>
    </w:p>
    <w:p>
      <w:pPr>
        <w:pBdr/>
        <w:spacing/>
        <w:ind/>
        <w:rPr/>
      </w:pPr>
      <w:r>
        <w:rPr>
          <w:rtl w:val="0"/>
        </w:rPr>
        <w:t xml:space="preserve">You thus need to </w:t>
      </w:r>
      <w:r>
        <w:rPr>
          <w:u w:val="single"/>
          <w:rtl w:val="0"/>
        </w:rPr>
        <w:t xml:space="preserve">make sure that the SPARQL endpoint you want to query with Sparnatural is CORS-enabled</w:t>
      </w:r>
      <w:r>
        <w:rPr>
          <w:rtl w:val="0"/>
        </w:rPr>
        <w:t xml:space="preserve">, unless in your target architecture the Sparnatural page will be served from the same domain as the SPARQL endpoint.</w:t>
      </w:r>
      <w:r/>
    </w:p>
    <w:p>
      <w:pPr>
        <w:pStyle w:val="889"/>
        <w:pBdr/>
        <w:spacing/>
        <w:ind/>
        <w:rPr/>
      </w:pPr>
      <w:r/>
      <w:bookmarkStart w:id="13" w:name="_heading=h.arlzudigbbwy"/>
      <w:r/>
      <w:bookmarkEnd w:id="13"/>
      <w:r>
        <w:rPr>
          <w:rtl w:val="0"/>
        </w:rPr>
        <w:t xml:space="preserve">Check CORS</w:t>
      </w:r>
      <w:r/>
    </w:p>
    <w:p>
      <w:pPr>
        <w:pBdr/>
        <w:spacing/>
        <w:ind/>
        <w:rPr/>
      </w:pPr>
      <w:r>
        <w:rPr>
          <w:rtl w:val="0"/>
        </w:rPr>
        <w:t xml:space="preserve">In case the SPARQL endpoint you want to query is public, the website </w:t>
      </w:r>
      <w:hyperlink r:id="rId23" w:tooltip="https://www.test-cors.org/" w:history="1">
        <w:r>
          <w:rPr>
            <w:color w:val="1155cc"/>
            <w:u w:val="single"/>
            <w:rtl w:val="0"/>
          </w:rPr>
          <w:t xml:space="preserve">https://www.test-cors.org/</w:t>
        </w:r>
      </w:hyperlink>
      <w:r>
        <w:rPr>
          <w:rtl w:val="0"/>
        </w:rPr>
        <w:t xml:space="preserve"> can allow you to check if CORS is enabled. Most of the large SPARQL services already allow CORS, e.g. DBpedia, Wikidata, etc.</w:t>
      </w:r>
      <w:r/>
    </w:p>
    <w:p>
      <w:pPr>
        <w:pStyle w:val="889"/>
        <w:pBdr/>
        <w:spacing/>
        <w:ind/>
        <w:rPr/>
      </w:pPr>
      <w:r/>
      <w:bookmarkStart w:id="14" w:name="_heading=h.kuso6sldcfvt"/>
      <w:r/>
      <w:bookmarkEnd w:id="14"/>
      <w:r>
        <w:rPr>
          <w:rtl w:val="0"/>
        </w:rPr>
        <w:t xml:space="preserve">Allow CORS on your triplestore</w:t>
      </w:r>
      <w:r/>
    </w:p>
    <w:p>
      <w:pPr>
        <w:pBdr/>
        <w:spacing/>
        <w:ind/>
        <w:rPr/>
      </w:pPr>
      <w:r>
        <w:rPr>
          <w:rtl w:val="0"/>
        </w:rPr>
        <w:t xml:space="preserve">The procedure to allow CORS from your triplestore varies depending on the tool.</w:t>
      </w:r>
      <w:r/>
    </w:p>
    <w:p>
      <w:pPr>
        <w:pBdr/>
        <w:spacing/>
        <w:ind/>
        <w:rPr>
          <w:b/>
          <w:u w:val="single"/>
        </w:rPr>
      </w:pPr>
      <w:r>
        <w:rPr>
          <w:b/>
          <w:u w:val="single"/>
          <w:rtl w:val="0"/>
        </w:rPr>
        <w:t xml:space="preserve">GraphDB</w:t>
      </w:r>
      <w:r>
        <w:rPr>
          <w:b/>
          <w:u w:val="single"/>
        </w:rPr>
      </w:r>
      <w:r>
        <w:rPr>
          <w:b/>
          <w:u w:val="single"/>
        </w:rPr>
      </w:r>
    </w:p>
    <w:p>
      <w:pPr>
        <w:pBdr/>
        <w:spacing/>
        <w:ind/>
        <w:rPr/>
      </w:pPr>
      <w:r>
        <w:rPr>
          <w:rtl w:val="0"/>
        </w:rPr>
        <w:t xml:space="preserve">To enable CORS on GraphDB, you need to set some specific runtime properties. Please refer to the GraphDB documentation at </w:t>
      </w:r>
      <w:hyperlink r:id="rId24" w:tooltip="https://graphdb.ontotext.com/documentation/10.2/directories-and-config-properties.html?highlight=cors#workbench-properties" w:history="1">
        <w:r>
          <w:rPr>
            <w:color w:val="1155cc"/>
            <w:u w:val="single"/>
            <w:rtl w:val="0"/>
          </w:rPr>
          <w:t xml:space="preserve">https://graphdb.ontotext.com/documentation/10.2/directories-and-config-properties.html?highlight=cors#workbench-properties</w:t>
        </w:r>
      </w:hyperlink>
      <w:r>
        <w:rPr>
          <w:rtl w:val="0"/>
        </w:rPr>
      </w:r>
      <w:r/>
    </w:p>
    <w:p>
      <w:pPr>
        <w:pBdr/>
        <w:spacing/>
        <w:ind/>
        <w:rPr>
          <w:b/>
          <w:u w:val="single"/>
        </w:rPr>
      </w:pPr>
      <w:r>
        <w:rPr>
          <w:b/>
          <w:u w:val="single"/>
          <w:rtl w:val="0"/>
        </w:rPr>
        <w:t xml:space="preserve">Virtuoso</w:t>
      </w:r>
      <w:r>
        <w:rPr>
          <w:b/>
          <w:u w:val="single"/>
        </w:rPr>
      </w:r>
      <w:r>
        <w:rPr>
          <w:b/>
          <w:u w:val="single"/>
        </w:rPr>
      </w:r>
    </w:p>
    <w:p>
      <w:pPr>
        <w:pBdr/>
        <w:spacing/>
        <w:ind/>
        <w:rPr/>
      </w:pPr>
      <w:r>
        <w:rPr>
          <w:rtl w:val="0"/>
        </w:rPr>
        <w:t xml:space="preserve">To enable CORS on Virtuoso, follow the documentation at </w:t>
      </w:r>
      <w:hyperlink r:id="rId25" w:tooltip="https://vos.openlinksw.com/owiki/wiki/VOS/VirtTipsAndTricksCORsEnableSPARQLURLs" w:history="1">
        <w:r>
          <w:rPr>
            <w:color w:val="1155cc"/>
            <w:u w:val="single"/>
            <w:rtl w:val="0"/>
          </w:rPr>
          <w:t xml:space="preserve">https://vos.openlinksw.com/owiki/wiki/VOS/VirtTipsAndTricksCORsEnableSPARQLURLs</w:t>
        </w:r>
      </w:hyperlink>
      <w:r>
        <w:rPr>
          <w:rtl w:val="0"/>
        </w:rPr>
        <w:t xml:space="preserve"> </w:t>
      </w:r>
      <w:r/>
    </w:p>
    <w:p>
      <w:pPr>
        <w:pStyle w:val="889"/>
        <w:pBdr/>
        <w:spacing/>
        <w:ind/>
        <w:rPr/>
      </w:pPr>
      <w:r/>
      <w:bookmarkStart w:id="15" w:name="_heading=h.tnru0k1ta5c8"/>
      <w:r/>
      <w:bookmarkEnd w:id="15"/>
      <w:r>
        <w:rPr>
          <w:rtl w:val="0"/>
        </w:rPr>
        <w:t xml:space="preserve">…or use Sparnatural SPARQL proxy</w:t>
      </w:r>
      <w:r/>
    </w:p>
    <w:p>
      <w:pPr>
        <w:pBdr/>
        <w:spacing/>
        <w:ind/>
        <w:rPr/>
      </w:pPr>
      <w:r>
        <w:rPr>
          <w:rtl w:val="0"/>
        </w:rPr>
        <w:t xml:space="preserve">Sometimes you can’t modify the triplestore parameters, or your security pol</w:t>
      </w:r>
      <w:r>
        <w:rPr>
          <w:rtl w:val="0"/>
        </w:rPr>
        <w:t xml:space="preserve">icy would not allow it. In that case we provide a SPARQL proxy that is CORS-enabled and that will forward the request to a target SPARQL endpoint, just acting as a bridge between Sparnatural and the target SPARQL endpoint. This SPARQL proxy is deployed at </w:t>
      </w:r>
      <w:hyperlink r:id="rId26" w:tooltip="https://proxy.sparnatural.eu" w:history="1">
        <w:r>
          <w:rPr>
            <w:color w:val="1155cc"/>
            <w:u w:val="single"/>
            <w:rtl w:val="0"/>
          </w:rPr>
          <w:t xml:space="preserve">https://proxy.sparnatural.eu</w:t>
        </w:r>
      </w:hyperlink>
      <w:r>
        <w:rPr>
          <w:rtl w:val="0"/>
        </w:rPr>
        <w:t xml:space="preserve"> and </w:t>
      </w:r>
      <w:hyperlink r:id="rId27" w:tooltip="http://docs.sparnatural.eu/SPARQL-proxy.html" w:history="1">
        <w:r>
          <w:rPr>
            <w:color w:val="1155cc"/>
            <w:u w:val="single"/>
            <w:rtl w:val="0"/>
          </w:rPr>
          <w:t xml:space="preserve">documented in the Sparnatural documentation</w:t>
        </w:r>
      </w:hyperlink>
      <w:r>
        <w:rPr>
          <w:rtl w:val="0"/>
        </w:rPr>
        <w:t xml:space="preserve">.</w:t>
      </w:r>
      <w:r/>
    </w:p>
    <w:p>
      <w:pPr>
        <w:pBdr>
          <w:top w:val="single" w:color="000000" w:sz="8" w:space="0"/>
          <w:left w:val="single" w:color="000000" w:sz="8" w:space="0"/>
          <w:bottom w:val="single" w:color="000000" w:sz="8" w:space="0"/>
          <w:right w:val="single" w:color="000000" w:sz="8" w:space="0"/>
        </w:pBdr>
        <w:spacing/>
        <w:ind/>
        <w:rPr/>
      </w:pPr>
      <w:r>
        <w:rPr>
          <w:b/>
          <w:rtl w:val="0"/>
        </w:rPr>
        <w:t xml:space="preserve">/!\</w:t>
      </w:r>
      <w:r>
        <w:rPr>
          <w:rtl w:val="0"/>
        </w:rPr>
        <w:t xml:space="preserve"> Of course this is only a temporary workaround, and </w:t>
      </w:r>
      <w:r>
        <w:rPr>
          <w:b/>
          <w:rtl w:val="0"/>
        </w:rPr>
        <w:t xml:space="preserve">you must not use the online proxy server in a production environment</w:t>
      </w:r>
      <w:r>
        <w:rPr>
          <w:rtl w:val="0"/>
        </w:rPr>
        <w:t xml:space="preserve">. You should deploy your own SPARQL proxy in that case. The code of the SPARQL proxy server is open-source in </w:t>
      </w:r>
      <w:hyperlink r:id="rId28" w:tooltip="https://github.com/sparna-git/sparql-proxy" w:history="1">
        <w:r>
          <w:rPr>
            <w:color w:val="1155cc"/>
            <w:u w:val="single"/>
            <w:rtl w:val="0"/>
          </w:rPr>
          <w:t xml:space="preserve">its own Github repository</w:t>
        </w:r>
      </w:hyperlink>
      <w:r>
        <w:rPr>
          <w:rtl w:val="0"/>
        </w:rPr>
        <w:t xml:space="preserve">, just in case.</w:t>
      </w:r>
      <w:r/>
    </w:p>
    <w:p>
      <w:pPr>
        <w:pBdr/>
        <w:spacing/>
        <w:ind/>
        <w:rPr/>
      </w:pPr>
      <w:r>
        <w:rPr>
          <w:rtl w:val="0"/>
        </w:rPr>
      </w:r>
      <w:r/>
    </w:p>
    <w:p>
      <w:pPr>
        <w:pStyle w:val="888"/>
        <w:pBdr/>
        <w:spacing/>
        <w:ind/>
        <w:rPr/>
      </w:pPr>
      <w:r/>
      <w:bookmarkStart w:id="16" w:name="_heading=h.u9mj9hqmx97m"/>
      <w:r/>
      <w:bookmarkEnd w:id="16"/>
      <w:r>
        <w:rPr>
          <w:rtl w:val="0"/>
        </w:rPr>
        <w:t xml:space="preserve">Point the tutorial page to your SPARQL service</w:t>
      </w:r>
      <w:r/>
    </w:p>
    <w:p>
      <w:pPr>
        <w:pBdr/>
        <w:spacing/>
        <w:ind/>
        <w:rPr/>
      </w:pPr>
      <w:r>
        <w:rPr>
          <w:rtl w:val="0"/>
        </w:rPr>
        <w:t xml:space="preserve">Now that you have 1. adjusted the security settings of your browser and 2. enabled CORS on your triplestore (or used a proxy), it is time to point the tutorial page to your endpoint !</w:t>
      </w:r>
      <w:r/>
    </w:p>
    <w:p>
      <w:pPr>
        <w:pBdr/>
        <w:spacing/>
        <w:ind/>
        <w:rPr/>
      </w:pPr>
      <w:r>
        <w:rPr>
          <w:rtl w:val="0"/>
        </w:rPr>
        <w:t xml:space="preserve">To do this, edit the index.html file, and search for the “&lt;spar-natural” HTML element name (around line 68)  and set the “endpoint” configuration attribute to your SPARQL endpoint URL (or to the proxy URL):</w:t>
      </w:r>
      <w:r/>
    </w:p>
    <w:p>
      <w:pPr>
        <w:pBdr/>
        <w:shd w:val="clear" w:color="auto" w:fill="efefef"/>
        <w:spacing w:after="0"/>
        <w:ind/>
        <w:rPr>
          <w:rFonts w:ascii="Consolas" w:hAnsi="Consolas" w:eastAsia="Consolas" w:cs="Consolas"/>
          <w:sz w:val="20"/>
          <w:szCs w:val="20"/>
        </w:rPr>
      </w:pPr>
      <w:r>
        <w:rPr>
          <w:rFonts w:ascii="Consolas" w:hAnsi="Consolas" w:eastAsia="Consolas" w:cs="Consolas"/>
          <w:sz w:val="20"/>
          <w:szCs w:val="20"/>
          <w:rtl w:val="0"/>
        </w:rPr>
        <w:t xml:space="preserve">    </w:t>
        <w:tab/>
        <w:t xml:space="preserve">&lt;spar-natural</w:t>
      </w:r>
      <w:r>
        <w:rPr>
          <w:rFonts w:ascii="Consolas" w:hAnsi="Consolas" w:eastAsia="Consolas" w:cs="Consolas"/>
          <w:sz w:val="20"/>
          <w:szCs w:val="20"/>
        </w:rPr>
      </w:r>
      <w:r>
        <w:rPr>
          <w:rFonts w:ascii="Consolas" w:hAnsi="Consolas" w:eastAsia="Consolas" w:cs="Consolas"/>
          <w:sz w:val="20"/>
          <w:szCs w:val="20"/>
        </w:rPr>
      </w:r>
    </w:p>
    <w:p>
      <w:pPr>
        <w:pBdr/>
        <w:shd w:val="clear" w:color="auto" w:fill="efefef"/>
        <w:spacing w:after="0"/>
        <w:ind/>
        <w:rPr>
          <w:rFonts w:ascii="Consolas" w:hAnsi="Consolas" w:eastAsia="Consolas" w:cs="Consolas"/>
          <w:sz w:val="20"/>
          <w:szCs w:val="20"/>
        </w:rPr>
      </w:pPr>
      <w:r>
        <w:rPr>
          <w:rFonts w:ascii="Consolas" w:hAnsi="Consolas" w:eastAsia="Consolas" w:cs="Consolas"/>
          <w:sz w:val="20"/>
          <w:szCs w:val="20"/>
          <w:rtl w:val="0"/>
        </w:rPr>
        <w:t xml:space="preserve">        </w:t>
        <w:tab/>
        <w:tab/>
        <w:t xml:space="preserve">src="config.ttl"</w:t>
      </w:r>
      <w:r>
        <w:rPr>
          <w:rFonts w:ascii="Consolas" w:hAnsi="Consolas" w:eastAsia="Consolas" w:cs="Consolas"/>
          <w:sz w:val="20"/>
          <w:szCs w:val="20"/>
        </w:rPr>
      </w:r>
      <w:r>
        <w:rPr>
          <w:rFonts w:ascii="Consolas" w:hAnsi="Consolas" w:eastAsia="Consolas" w:cs="Consolas"/>
          <w:sz w:val="20"/>
          <w:szCs w:val="20"/>
        </w:rPr>
      </w:r>
    </w:p>
    <w:p>
      <w:pPr>
        <w:pBdr/>
        <w:shd w:val="clear" w:color="auto" w:fill="efefef"/>
        <w:spacing w:after="0"/>
        <w:ind/>
        <w:rPr>
          <w:rFonts w:ascii="Consolas" w:hAnsi="Consolas" w:eastAsia="Consolas" w:cs="Consolas"/>
          <w:sz w:val="20"/>
          <w:szCs w:val="20"/>
        </w:rPr>
      </w:pPr>
      <w:r>
        <w:rPr>
          <w:rFonts w:ascii="Consolas" w:hAnsi="Consolas" w:eastAsia="Consolas" w:cs="Consolas"/>
          <w:sz w:val="20"/>
          <w:szCs w:val="20"/>
          <w:rtl w:val="0"/>
        </w:rPr>
        <w:t xml:space="preserve">        </w:t>
        <w:tab/>
        <w:tab/>
        <w:t xml:space="preserve">endpoint="</w:t>
      </w:r>
      <w:r>
        <w:rPr>
          <w:rFonts w:ascii="Consolas" w:hAnsi="Consolas" w:eastAsia="Consolas" w:cs="Consolas"/>
          <w:color w:val="ff0000"/>
          <w:sz w:val="20"/>
          <w:szCs w:val="20"/>
          <w:rtl w:val="0"/>
        </w:rPr>
        <w:t xml:space="preserve">https://localhost:7200/repositories/myRepo</w:t>
      </w:r>
      <w:r>
        <w:rPr>
          <w:rFonts w:ascii="Consolas" w:hAnsi="Consolas" w:eastAsia="Consolas" w:cs="Consolas"/>
          <w:sz w:val="20"/>
          <w:szCs w:val="20"/>
          <w:rtl w:val="0"/>
        </w:rPr>
        <w:t xml:space="preserve">"</w:t>
      </w:r>
      <w:r>
        <w:rPr>
          <w:rFonts w:ascii="Consolas" w:hAnsi="Consolas" w:eastAsia="Consolas" w:cs="Consolas"/>
          <w:sz w:val="20"/>
          <w:szCs w:val="20"/>
        </w:rPr>
      </w:r>
      <w:r>
        <w:rPr>
          <w:rFonts w:ascii="Consolas" w:hAnsi="Consolas" w:eastAsia="Consolas" w:cs="Consolas"/>
          <w:sz w:val="20"/>
          <w:szCs w:val="20"/>
        </w:rPr>
      </w:r>
    </w:p>
    <w:p>
      <w:pPr>
        <w:pBdr/>
        <w:shd w:val="clear" w:color="auto" w:fill="efefef"/>
        <w:spacing w:after="0"/>
        <w:ind/>
        <w:rPr>
          <w:rFonts w:ascii="Consolas" w:hAnsi="Consolas" w:eastAsia="Consolas" w:cs="Consolas"/>
          <w:sz w:val="20"/>
          <w:szCs w:val="20"/>
        </w:rPr>
      </w:pPr>
      <w:r>
        <w:rPr>
          <w:rFonts w:ascii="Consolas" w:hAnsi="Consolas" w:eastAsia="Consolas" w:cs="Consolas"/>
          <w:sz w:val="20"/>
          <w:szCs w:val="20"/>
          <w:rtl w:val="0"/>
        </w:rPr>
      </w:r>
      <w:commentRangeStart w:id="4"/>
      <w:r>
        <w:rPr>
          <w:rFonts w:ascii="Consolas" w:hAnsi="Consolas" w:eastAsia="Consolas" w:cs="Consolas"/>
          <w:sz w:val="20"/>
          <w:szCs w:val="20"/>
          <w:rtl w:val="0"/>
        </w:rPr>
        <w:t xml:space="preserve">        </w:t>
        <w:tab/>
        <w:tab/>
        <w:t xml:space="preserve">lang="en"</w:t>
      </w:r>
      <w:r>
        <w:rPr>
          <w:rFonts w:ascii="Consolas" w:hAnsi="Consolas" w:eastAsia="Consolas" w:cs="Consolas"/>
          <w:sz w:val="20"/>
          <w:szCs w:val="20"/>
        </w:rPr>
      </w:r>
      <w:r>
        <w:rPr>
          <w:rFonts w:ascii="Consolas" w:hAnsi="Consolas" w:eastAsia="Consolas" w:cs="Consolas"/>
          <w:sz w:val="20"/>
          <w:szCs w:val="20"/>
        </w:rPr>
      </w:r>
    </w:p>
    <w:p>
      <w:pPr>
        <w:pBdr>
          <w:top w:val="none" w:color="000000" w:sz="0" w:space="0"/>
          <w:left w:val="none" w:color="000000" w:sz="0" w:space="0"/>
          <w:bottom w:val="none" w:color="000000" w:sz="0" w:space="0"/>
          <w:right w:val="none" w:color="000000" w:sz="0" w:space="0"/>
          <w:between w:val="none" w:color="000000" w:sz="0" w:space="0"/>
        </w:pBdr>
        <w:shd w:val="clear" w:color="auto" w:fill="efefef"/>
        <w:spacing w:after="0"/>
        <w:ind/>
        <w:rPr>
          <w:rFonts w:ascii="Consolas" w:hAnsi="Consolas" w:eastAsia="Consolas" w:cs="Consolas"/>
          <w:sz w:val="20"/>
          <w:szCs w:val="20"/>
        </w:rPr>
      </w:pPr>
      <w:r>
        <w:rPr>
          <w:rFonts w:ascii="Consolas" w:hAnsi="Consolas" w:eastAsia="Consolas" w:cs="Consolas"/>
          <w:sz w:val="20"/>
          <w:szCs w:val="20"/>
          <w:rtl w:val="0"/>
        </w:rPr>
        <w:t xml:space="preserve">        </w:t>
        <w:tab/>
        <w:tab/>
        <w:t xml:space="preserve">defaultLang="en"</w:t>
      </w:r>
      <w:r>
        <w:rPr>
          <w:rFonts w:ascii="Consolas" w:hAnsi="Consolas" w:eastAsia="Consolas" w:cs="Consolas"/>
          <w:sz w:val="20"/>
          <w:szCs w:val="20"/>
        </w:rPr>
      </w:r>
      <w:commentRangeEnd w:id="4"/>
      <w:r>
        <w:commentReference w:id="4"/>
      </w:r>
      <w:r>
        <w:rPr>
          <w:rFonts w:ascii="Consolas" w:hAnsi="Consolas" w:eastAsia="Consolas" w:cs="Consolas"/>
          <w:sz w:val="20"/>
          <w:szCs w:val="20"/>
        </w:rPr>
      </w:r>
      <w:r>
        <w:rPr>
          <w:rFonts w:ascii="Consolas" w:hAnsi="Consolas" w:eastAsia="Consolas" w:cs="Consolas"/>
          <w:sz w:val="20"/>
          <w:szCs w:val="20"/>
        </w:rPr>
      </w:r>
    </w:p>
    <w:p>
      <w:pPr>
        <w:pBdr/>
        <w:shd w:val="clear" w:color="auto" w:fill="efefef"/>
        <w:spacing w:after="0"/>
        <w:ind/>
        <w:rPr>
          <w:rFonts w:ascii="Consolas" w:hAnsi="Consolas" w:eastAsia="Consolas" w:cs="Consolas"/>
          <w:sz w:val="20"/>
          <w:szCs w:val="20"/>
        </w:rPr>
      </w:pPr>
      <w:r>
        <w:rPr>
          <w:rFonts w:ascii="Consolas" w:hAnsi="Consolas" w:eastAsia="Consolas" w:cs="Consolas"/>
          <w:sz w:val="20"/>
          <w:szCs w:val="20"/>
          <w:rtl w:val="0"/>
        </w:rPr>
        <w:t xml:space="preserve">        </w:t>
        <w:tab/>
        <w:tab/>
        <w:t xml:space="preserve">distinct="true"</w:t>
      </w:r>
      <w:r>
        <w:rPr>
          <w:rFonts w:ascii="Consolas" w:hAnsi="Consolas" w:eastAsia="Consolas" w:cs="Consolas"/>
          <w:sz w:val="20"/>
          <w:szCs w:val="20"/>
        </w:rPr>
      </w:r>
      <w:r>
        <w:rPr>
          <w:rFonts w:ascii="Consolas" w:hAnsi="Consolas" w:eastAsia="Consolas" w:cs="Consolas"/>
          <w:sz w:val="20"/>
          <w:szCs w:val="20"/>
        </w:rPr>
      </w:r>
    </w:p>
    <w:p>
      <w:pPr>
        <w:pBdr/>
        <w:shd w:val="clear" w:color="auto" w:fill="efefef"/>
        <w:spacing w:after="0"/>
        <w:ind/>
        <w:rPr>
          <w:rFonts w:ascii="Consolas" w:hAnsi="Consolas" w:eastAsia="Consolas" w:cs="Consolas"/>
          <w:sz w:val="20"/>
          <w:szCs w:val="20"/>
        </w:rPr>
      </w:pPr>
      <w:r>
        <w:rPr>
          <w:rFonts w:ascii="Consolas" w:hAnsi="Consolas" w:eastAsia="Consolas" w:cs="Consolas"/>
          <w:sz w:val="20"/>
          <w:szCs w:val="20"/>
          <w:rtl w:val="0"/>
        </w:rPr>
        <w:t xml:space="preserve">        </w:t>
        <w:tab/>
        <w:tab/>
        <w:t xml:space="preserve">limit="1000"</w:t>
      </w:r>
      <w:r>
        <w:rPr>
          <w:rFonts w:ascii="Consolas" w:hAnsi="Consolas" w:eastAsia="Consolas" w:cs="Consolas"/>
          <w:sz w:val="20"/>
          <w:szCs w:val="20"/>
        </w:rPr>
      </w:r>
      <w:r>
        <w:rPr>
          <w:rFonts w:ascii="Consolas" w:hAnsi="Consolas" w:eastAsia="Consolas" w:cs="Consolas"/>
          <w:sz w:val="20"/>
          <w:szCs w:val="20"/>
        </w:rPr>
      </w:r>
    </w:p>
    <w:p>
      <w:pPr>
        <w:pBdr/>
        <w:shd w:val="clear" w:color="auto" w:fill="efefef"/>
        <w:spacing w:after="0"/>
        <w:ind/>
        <w:rPr>
          <w:rFonts w:ascii="Consolas" w:hAnsi="Consolas" w:eastAsia="Consolas" w:cs="Consolas"/>
          <w:sz w:val="20"/>
          <w:szCs w:val="20"/>
        </w:rPr>
      </w:pPr>
      <w:r>
        <w:rPr>
          <w:rFonts w:ascii="Consolas" w:hAnsi="Consolas" w:eastAsia="Consolas" w:cs="Consolas"/>
          <w:sz w:val="20"/>
          <w:szCs w:val="20"/>
          <w:rtl w:val="0"/>
        </w:rPr>
        <w:t xml:space="preserve">        </w:t>
        <w:tab/>
        <w:tab/>
        <w:t xml:space="preserve">debug="true"</w:t>
      </w:r>
      <w:r>
        <w:rPr>
          <w:rFonts w:ascii="Consolas" w:hAnsi="Consolas" w:eastAsia="Consolas" w:cs="Consolas"/>
          <w:sz w:val="20"/>
          <w:szCs w:val="20"/>
        </w:rPr>
      </w:r>
      <w:r>
        <w:rPr>
          <w:rFonts w:ascii="Consolas" w:hAnsi="Consolas" w:eastAsia="Consolas" w:cs="Consolas"/>
          <w:sz w:val="20"/>
          <w:szCs w:val="20"/>
        </w:rPr>
      </w:r>
    </w:p>
    <w:p>
      <w:pPr>
        <w:pBdr/>
        <w:shd w:val="clear" w:color="auto" w:fill="efefef"/>
        <w:spacing w:after="0"/>
        <w:ind/>
        <w:rPr>
          <w:rFonts w:ascii="Consolas" w:hAnsi="Consolas" w:eastAsia="Consolas" w:cs="Consolas"/>
          <w:sz w:val="20"/>
          <w:szCs w:val="20"/>
        </w:rPr>
      </w:pPr>
      <w:r>
        <w:rPr>
          <w:rFonts w:ascii="Consolas" w:hAnsi="Consolas" w:eastAsia="Consolas" w:cs="Consolas"/>
          <w:sz w:val="20"/>
          <w:szCs w:val="20"/>
          <w:rtl w:val="0"/>
        </w:rPr>
        <w:t xml:space="preserve">    </w:t>
        <w:tab/>
        <w:t xml:space="preserve">&gt;&lt;/spar-natural&gt;</w:t>
      </w:r>
      <w:r>
        <w:rPr>
          <w:rFonts w:ascii="Consolas" w:hAnsi="Consolas" w:eastAsia="Consolas" w:cs="Consolas"/>
          <w:sz w:val="20"/>
          <w:szCs w:val="20"/>
        </w:rPr>
      </w:r>
      <w:r>
        <w:rPr>
          <w:rFonts w:ascii="Consolas" w:hAnsi="Consolas" w:eastAsia="Consolas" w:cs="Consolas"/>
          <w:sz w:val="20"/>
          <w:szCs w:val="20"/>
        </w:rPr>
      </w:r>
    </w:p>
    <w:p>
      <w:pPr>
        <w:pBdr/>
        <w:spacing/>
        <w:ind/>
        <w:rPr/>
      </w:pPr>
      <w:r>
        <w:rPr>
          <w:rtl w:val="0"/>
        </w:rPr>
      </w:r>
      <w:r/>
    </w:p>
    <w:p>
      <w:pPr>
        <w:pBdr/>
        <w:spacing/>
        <w:ind/>
        <w:rPr/>
      </w:pPr>
      <w:r>
        <w:rPr>
          <w:rtl w:val="0"/>
        </w:rPr>
        <w:t xml:space="preserve">Now the tutorial page is configured to point to your endpoint. Reload the page in your browser and you should see the endpoint URL displayed:</w:t>
      </w:r>
      <w:r/>
    </w:p>
    <w:p>
      <w:pPr>
        <w:pBdr/>
        <w:spacing/>
        <w:ind/>
        <w:rPr/>
      </w:pPr>
      <w:r>
        <mc:AlternateContent>
          <mc:Choice Requires="wpg">
            <w:drawing>
              <wp:inline xmlns:wp="http://schemas.openxmlformats.org/drawingml/2006/wordprocessingDrawing" distT="0" distB="0" distL="0" distR="0">
                <wp:extent cx="3876992" cy="89244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ic:nvPr/>
                      </pic:nvPicPr>
                      <pic:blipFill>
                        <a:blip r:embed="rId29"/>
                        <a:srcRect l="0" t="0" r="0" b="0"/>
                        <a:stretch/>
                      </pic:blipFill>
                      <pic:spPr bwMode="auto">
                        <a:xfrm>
                          <a:off x="0" y="0"/>
                          <a:ext cx="3876992" cy="892440"/>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305.27pt;height:70.27pt;mso-wrap-distance-left:0.00pt;mso-wrap-distance-top:0.00pt;mso-wrap-distance-right:0.00pt;mso-wrap-distance-bottom:0.00pt;z-index:1;">
                <v:imagedata r:id="rId29" o:title=""/>
                <o:lock v:ext="edit" rotation="t"/>
              </v:shape>
            </w:pict>
          </mc:Fallback>
        </mc:AlternateContent>
      </w:r>
      <w:r>
        <w:rPr>
          <w:rtl w:val="0"/>
        </w:rPr>
      </w:r>
      <w:r/>
    </w:p>
    <w:p>
      <w:pPr>
        <w:pStyle w:val="887"/>
        <w:pBdr/>
        <w:spacing/>
        <w:ind/>
        <w:rPr/>
      </w:pPr>
      <w:r/>
      <w:bookmarkStart w:id="17" w:name="_heading=h.u30wdy77ox8i"/>
      <w:r/>
      <w:bookmarkEnd w:id="17"/>
      <w:r>
        <w:rPr>
          <w:rtl w:val="0"/>
        </w:rPr>
      </w:r>
      <w:commentRangeStart w:id="5"/>
      <w:r>
        <w:rPr>
          <w:rtl w:val="0"/>
        </w:rPr>
        <w:t xml:space="preserve">Create your first Sparnatural configuration</w:t>
      </w:r>
      <w:commentRangeEnd w:id="5"/>
      <w:r>
        <w:commentReference w:id="5"/>
      </w:r>
      <w:r/>
      <w:r/>
    </w:p>
    <w:p>
      <w:pPr>
        <w:pStyle w:val="888"/>
        <w:pBdr/>
        <w:spacing/>
        <w:ind/>
        <w:rPr>
          <w:rFonts w:ascii="Arial" w:hAnsi="Arial" w:eastAsia="Arial" w:cs="Arial"/>
          <w:color w:val="666666"/>
          <w:sz w:val="24"/>
          <w:szCs w:val="24"/>
        </w:rPr>
      </w:pPr>
      <w:r/>
      <w:bookmarkStart w:id="18" w:name="_heading=h.nkq1438l5o55"/>
      <w:r/>
      <w:bookmarkEnd w:id="18"/>
      <w:r>
        <w:rPr>
          <w:rtl w:val="0"/>
        </w:rPr>
        <w:t xml:space="preserve">Setup your configuration </w:t>
      </w:r>
      <w:ins w:id="9" w:author="thomas" w:date="2024-05-31T14:45:03Z" oouserid="thomas">
        <w:r>
          <w:rPr>
            <w:rtl w:val="0"/>
          </w:rPr>
          <w:t xml:space="preserve">using the spreadhseet</w:t>
        </w:r>
      </w:ins>
      <w:del w:id="10" w:author="thomas" w:date="2024-05-31T14:44:50Z" oouserid="thomas">
        <w:r>
          <w:rPr>
            <w:rtl w:val="0"/>
          </w:rPr>
          <w:delText xml:space="preserve">ontology in Protégé</w:delText>
        </w:r>
      </w:del>
      <w:del w:id="11" w:author="thomas" w:date="2024-05-31T14:44:50Z" oouserid="thomas">
        <w:r>
          <w:rPr>
            <w:rFonts w:ascii="Arial" w:hAnsi="Arial" w:eastAsia="Arial" w:cs="Arial"/>
            <w:color w:val="666666"/>
            <w:sz w:val="24"/>
            <w:szCs w:val="24"/>
          </w:rPr>
        </w:r>
      </w:del>
      <w:del w:id="12" w:author="thomas" w:date="2024-05-31T14:44:50Z" oouserid="thomas">
        <w:r>
          <w:rPr>
            <w:rFonts w:ascii="Arial" w:hAnsi="Arial" w:eastAsia="Arial" w:cs="Arial"/>
            <w:color w:val="666666"/>
            <w:sz w:val="24"/>
            <w:szCs w:val="24"/>
          </w:rPr>
        </w:r>
      </w:del>
      <w:r>
        <w:rPr>
          <w:rFonts w:ascii="Arial" w:hAnsi="Arial" w:eastAsia="Arial" w:cs="Arial"/>
          <w:color w:val="666666"/>
          <w:sz w:val="24"/>
          <w:szCs w:val="24"/>
        </w:rPr>
      </w:r>
    </w:p>
    <w:p>
      <w:pPr>
        <w:pBdr>
          <w:top w:val="none" w:color="000000" w:sz="0" w:space="0"/>
          <w:left w:val="none" w:color="000000" w:sz="0" w:space="0"/>
          <w:bottom w:val="none" w:color="000000" w:sz="0" w:space="0"/>
          <w:right w:val="none" w:color="000000" w:sz="0" w:space="0"/>
          <w:between w:val="none" w:color="000000" w:sz="0" w:space="0"/>
        </w:pBdr>
        <w:spacing/>
        <w:ind/>
        <w:rPr/>
      </w:pPr>
      <w:r>
        <w:rPr>
          <w:rtl w:val="0"/>
        </w:rPr>
        <w:t xml:space="preserve">Now that the Sparnatural tutorial page points to your SPARQL endpoint, it is time to configure the query builder following your data structure. All this can be done via </w:t>
      </w:r>
      <w:del w:id="13" w:author="thomas" w:date="2024-05-31T14:45:17Z" oouserid="thomas">
        <w:r>
          <w:rPr>
            <w:rtl w:val="0"/>
          </w:rPr>
          <w:delText xml:space="preserve">the configuration ontology you need to construct in Protégé</w:delText>
        </w:r>
      </w:del>
      <w:ins w:id="14" w:author="thomas" w:date="2024-05-31T14:45:24Z" oouserid="thomas">
        <w:r>
          <w:rPr>
            <w:rtl w:val="0"/>
          </w:rPr>
          <w:t xml:space="preserve">a configuration spreadsheet</w:t>
        </w:r>
      </w:ins>
      <w:r>
        <w:rPr>
          <w:rtl w:val="0"/>
        </w:rPr>
        <w:t xml:space="preserve">.</w:t>
      </w:r>
      <w:ins w:id="15" w:author="thomas" w:date="2024-05-31T14:45:51Z" oouserid="thomas">
        <w:r>
          <w:rPr>
            <w:rtl w:val="0"/>
          </w:rPr>
          <w:t xml:space="preserve"> This spreadsheet is actually a way to encode a SHACL specification of your data model.</w:t>
        </w:r>
      </w:ins>
      <w:r/>
    </w:p>
    <w:p>
      <w:pPr>
        <w:pBdr>
          <w:top w:val="none" w:color="000000" w:sz="0" w:space="0"/>
          <w:left w:val="none" w:color="000000" w:sz="0" w:space="0"/>
          <w:bottom w:val="none" w:color="000000" w:sz="0" w:space="0"/>
          <w:right w:val="none" w:color="000000" w:sz="0" w:space="0"/>
          <w:between w:val="none" w:color="000000" w:sz="0" w:space="0"/>
        </w:pBdr>
        <w:spacing/>
        <w:ind/>
        <w:rPr>
          <w:del w:id="16" w:author="thomas" w:date="2024-05-31T14:45:56Z" oouserid="thomas"/>
        </w:rPr>
      </w:pPr>
      <w:del w:id="17" w:author="thomas" w:date="2024-05-31T14:45:56Z" oouserid="thomas">
        <w:r>
          <w:rPr>
            <w:rtl w:val="0"/>
          </w:rPr>
          <w:delText xml:space="preserve">Open Protégé, and start a new config ontology of yours (keep the provided config.ttl from the tutorial folder apart).</w:delText>
        </w:r>
      </w:del>
      <w:del w:id="18" w:author="thomas" w:date="2024-05-31T14:45:56Z" oouserid="thomas">
        <w:r/>
      </w:del>
    </w:p>
    <w:p>
      <w:pPr>
        <w:pBdr>
          <w:top w:val="none" w:color="000000" w:sz="0" w:space="0"/>
          <w:left w:val="none" w:color="000000" w:sz="0" w:space="0"/>
          <w:bottom w:val="none" w:color="000000" w:sz="0" w:space="0"/>
          <w:right w:val="none" w:color="000000" w:sz="0" w:space="0"/>
          <w:between w:val="none" w:color="000000" w:sz="0" w:space="0"/>
        </w:pBdr>
        <w:spacing/>
        <w:ind/>
        <w:rPr/>
      </w:pPr>
      <w:ins w:id="19" w:author="thomas" w:date="2024-05-31T14:46:10Z" oouserid="thomas">
        <w:r/>
      </w:ins>
      <w:r/>
    </w:p>
    <w:p>
      <w:pPr>
        <w:pStyle w:val="926"/>
        <w:numPr>
          <w:ilvl w:val="0"/>
          <w:numId w:val="11"/>
        </w:numPr>
        <w:pBdr>
          <w:top w:val="none" w:color="000000" w:sz="0" w:space="0"/>
          <w:left w:val="none" w:color="000000" w:sz="0" w:space="0"/>
          <w:bottom w:val="none" w:color="000000" w:sz="0" w:space="0"/>
          <w:right w:val="none" w:color="000000" w:sz="0" w:space="0"/>
          <w:between w:val="none" w:color="000000" w:sz="0" w:space="0"/>
        </w:pBdr>
        <w:spacing/>
        <w:ind/>
        <w:rPr>
          <w:ins w:id="20" w:author="thomas" w:date="2024-05-31T14:46:10Z" oouserid="thomas"/>
        </w:rPr>
      </w:pPr>
      <w:ins w:id="21" w:author="thomas" w:date="2024-05-31T14:46:21Z" oouserid="thomas">
        <w:r>
          <w:t xml:space="preserve">Ouvrir la feuille Excel fournie</w:t>
        </w:r>
      </w:ins>
      <w:ins w:id="22" w:author="thomas" w:date="2024-05-31T14:46:10Z" oouserid="thomas">
        <w:r/>
      </w:ins>
    </w:p>
    <w:p>
      <w:pPr>
        <w:pStyle w:val="926"/>
        <w:numPr>
          <w:ilvl w:val="0"/>
          <w:numId w:val="11"/>
        </w:numPr>
        <w:pBdr>
          <w:top w:val="none" w:color="000000" w:sz="0" w:space="0"/>
          <w:left w:val="none" w:color="000000" w:sz="0" w:space="0"/>
          <w:bottom w:val="none" w:color="000000" w:sz="0" w:space="0"/>
          <w:right w:val="none" w:color="000000" w:sz="0" w:space="0"/>
          <w:between w:val="none" w:color="000000" w:sz="0" w:space="0"/>
        </w:pBdr>
        <w:spacing/>
        <w:ind/>
        <w:rPr>
          <w:ins w:id="23" w:author="thomas" w:date="2024-05-31T14:46:22Z" oouserid="thomas"/>
        </w:rPr>
      </w:pPr>
      <w:ins w:id="24" w:author="thomas" w:date="2024-05-31T14:47:23Z" oouserid="thomas">
        <w:r>
          <w:rPr>
            <w:highlight w:val="none"/>
          </w:rPr>
          <w:t xml:space="preserve">Ajuster le préfixe « this » avec leur propre URI</w:t>
        </w:r>
      </w:ins>
      <w:ins w:id="25" w:author="thomas" w:date="2024-05-31T14:46:22Z" oouserid="thomas">
        <w:r>
          <w:rPr>
            <w:highlight w:val="none"/>
          </w:rPr>
        </w:r>
      </w:ins>
    </w:p>
    <w:p>
      <w:pPr>
        <w:pStyle w:val="926"/>
        <w:numPr>
          <w:ilvl w:val="0"/>
          <w:numId w:val="11"/>
        </w:numPr>
        <w:pBdr>
          <w:top w:val="none" w:color="000000" w:sz="0" w:space="0"/>
          <w:left w:val="none" w:color="000000" w:sz="0" w:space="0"/>
          <w:bottom w:val="none" w:color="000000" w:sz="0" w:space="0"/>
          <w:right w:val="none" w:color="000000" w:sz="0" w:space="0"/>
          <w:between w:val="none" w:color="000000" w:sz="0" w:space="0"/>
        </w:pBdr>
        <w:spacing/>
        <w:ind/>
        <w:rPr>
          <w:ins w:id="26" w:author="thomas" w:date="2024-05-31T14:47:24Z" oouserid="thomas"/>
        </w:rPr>
      </w:pPr>
      <w:ins w:id="27" w:author="thomas" w:date="2024-05-31T14:49:57Z" oouserid="thomas">
        <w:r>
          <w:rPr>
            <w:highlight w:val="none"/>
          </w:rPr>
          <w:t xml:space="preserve">Créer 1 ligne dans l’onglet « Entities » :</w:t>
        </w:r>
      </w:ins>
      <w:ins w:id="28" w:author="thomas" w:date="2024-05-31T14:47:24Z" oouserid="thomas">
        <w:r>
          <w:rPr>
            <w:highlight w:val="none"/>
          </w:rPr>
        </w:r>
      </w:ins>
    </w:p>
    <w:p>
      <w:pPr>
        <w:pStyle w:val="926"/>
        <w:numPr>
          <w:ilvl w:val="1"/>
          <w:numId w:val="11"/>
        </w:numPr>
        <w:pBdr>
          <w:top w:val="none" w:color="000000" w:sz="0" w:space="0"/>
          <w:left w:val="none" w:color="000000" w:sz="0" w:space="0"/>
          <w:bottom w:val="none" w:color="000000" w:sz="0" w:space="0"/>
          <w:right w:val="none" w:color="000000" w:sz="0" w:space="0"/>
          <w:between w:val="none" w:color="000000" w:sz="0" w:space="0"/>
        </w:pBdr>
        <w:spacing/>
        <w:ind/>
        <w:rPr>
          <w:ins w:id="29" w:author="thomas" w:date="2024-05-31T14:48:00Z" oouserid="thomas"/>
        </w:rPr>
      </w:pPr>
      <w:ins w:id="30" w:author="thomas" w:date="2024-05-31T14:48:19Z" oouserid="thomas">
        <w:r>
          <w:rPr>
            <w:highlight w:val="none"/>
          </w:rPr>
          <w:t xml:space="preserve">colonne X, saisissez le libellé</w:t>
        </w:r>
      </w:ins>
      <w:ins w:id="31" w:author="thomas" w:date="2024-05-31T14:48:00Z" oouserid="thomas">
        <w:r>
          <w:rPr>
            <w:highlight w:val="none"/>
          </w:rPr>
        </w:r>
      </w:ins>
    </w:p>
    <w:p>
      <w:pPr>
        <w:pStyle w:val="926"/>
        <w:numPr>
          <w:ilvl w:val="1"/>
          <w:numId w:val="11"/>
        </w:numPr>
        <w:pBdr>
          <w:top w:val="none" w:color="000000" w:sz="0" w:space="0"/>
          <w:left w:val="none" w:color="000000" w:sz="0" w:space="0"/>
          <w:bottom w:val="none" w:color="000000" w:sz="0" w:space="0"/>
          <w:right w:val="none" w:color="000000" w:sz="0" w:space="0"/>
          <w:between w:val="none" w:color="000000" w:sz="0" w:space="0"/>
        </w:pBdr>
        <w:spacing/>
        <w:ind/>
        <w:rPr>
          <w:ins w:id="32" w:author="thomas" w:date="2024-05-31T14:48:19Z" oouserid="thomas"/>
        </w:rPr>
      </w:pPr>
      <w:ins w:id="33" w:author="thomas" w:date="2024-05-31T14:49:05Z" oouserid="thomas">
        <w:r>
          <w:rPr>
            <w:highlight w:val="none"/>
          </w:rPr>
          <w:t xml:space="preserve">colonne Y saisissez le tooltip</w:t>
        </w:r>
      </w:ins>
      <w:ins w:id="34" w:author="thomas" w:date="2024-05-31T14:48:19Z" oouserid="thomas">
        <w:r>
          <w:rPr>
            <w:highlight w:val="none"/>
          </w:rPr>
        </w:r>
      </w:ins>
    </w:p>
    <w:p>
      <w:pPr>
        <w:pStyle w:val="926"/>
        <w:numPr>
          <w:ilvl w:val="1"/>
          <w:numId w:val="11"/>
        </w:numPr>
        <w:pBdr>
          <w:top w:val="none" w:color="000000" w:sz="0" w:space="0"/>
          <w:left w:val="none" w:color="000000" w:sz="0" w:space="0"/>
          <w:bottom w:val="none" w:color="000000" w:sz="0" w:space="0"/>
          <w:right w:val="none" w:color="000000" w:sz="0" w:space="0"/>
          <w:between w:val="none" w:color="000000" w:sz="0" w:space="0"/>
        </w:pBdr>
        <w:spacing/>
        <w:ind/>
        <w:rPr>
          <w:ins w:id="35" w:author="thomas" w:date="2024-05-31T14:49:06Z" oouserid="thomas"/>
        </w:rPr>
      </w:pPr>
      <w:ins w:id="36" w:author="thomas" w:date="2024-05-31T14:49:07Z" oouserid="thomas">
        <w:r>
          <w:rPr>
            <w:highlight w:val="none"/>
          </w:rPr>
          <w:t xml:space="preserve">l’ic</w:t>
        </w:r>
      </w:ins>
      <w:ins w:id="37" w:author="thomas" w:date="2024-05-31T14:49:08Z" oouserid="thomas">
        <w:r>
          <w:rPr>
            <w:highlight w:val="none"/>
          </w:rPr>
          <w:t xml:space="preserve">ône</w:t>
        </w:r>
      </w:ins>
      <w:ins w:id="38" w:author="thomas" w:date="2024-05-31T14:49:06Z" oouserid="thomas">
        <w:r>
          <w:rPr>
            <w:highlight w:val="none"/>
          </w:rPr>
        </w:r>
      </w:ins>
    </w:p>
    <w:p>
      <w:pPr>
        <w:pStyle w:val="926"/>
        <w:numPr>
          <w:ilvl w:val="1"/>
          <w:numId w:val="11"/>
        </w:numPr>
        <w:pBdr>
          <w:top w:val="none" w:color="000000" w:sz="0" w:space="0"/>
          <w:left w:val="none" w:color="000000" w:sz="0" w:space="0"/>
          <w:bottom w:val="none" w:color="000000" w:sz="0" w:space="0"/>
          <w:right w:val="none" w:color="000000" w:sz="0" w:space="0"/>
          <w:between w:val="none" w:color="000000" w:sz="0" w:space="0"/>
        </w:pBdr>
        <w:spacing/>
        <w:ind/>
        <w:rPr>
          <w:ins w:id="39" w:author="thomas" w:date="2024-05-31T14:49:08Z" oouserid="thomas"/>
        </w:rPr>
      </w:pPr>
      <w:ins w:id="40" w:author="thomas" w:date="2024-05-31T14:49:23Z" oouserid="thomas">
        <w:r>
          <w:rPr>
            <w:highlight w:val="none"/>
          </w:rPr>
          <w:t xml:space="preserve">l’URI de la classe (dans sh :targetClass)</w:t>
        </w:r>
      </w:ins>
      <w:ins w:id="41" w:author="thomas" w:date="2024-05-31T14:49:08Z" oouserid="thomas">
        <w:r>
          <w:rPr>
            <w:highlight w:val="none"/>
          </w:rPr>
        </w:r>
      </w:ins>
    </w:p>
    <w:p>
      <w:pPr>
        <w:pStyle w:val="926"/>
        <w:numPr>
          <w:ilvl w:val="0"/>
          <w:numId w:val="11"/>
        </w:numPr>
        <w:pBdr>
          <w:top w:val="none" w:color="000000" w:sz="0" w:space="0"/>
          <w:left w:val="none" w:color="000000" w:sz="0" w:space="0"/>
          <w:bottom w:val="none" w:color="000000" w:sz="0" w:space="0"/>
          <w:right w:val="none" w:color="000000" w:sz="0" w:space="0"/>
          <w:between w:val="none" w:color="000000" w:sz="0" w:space="0"/>
        </w:pBdr>
        <w:spacing/>
        <w:ind/>
        <w:rPr>
          <w:ins w:id="42" w:author="thomas" w:date="2024-05-31T14:49:59Z" oouserid="thomas"/>
        </w:rPr>
      </w:pPr>
      <w:ins w:id="43" w:author="thomas" w:date="2024-05-31T14:50:06Z" oouserid="thomas">
        <w:r>
          <w:rPr>
            <w:highlight w:val="none"/>
          </w:rPr>
          <w:t xml:space="preserve">Répétez pour faire la 2ème classe</w:t>
        </w:r>
      </w:ins>
      <w:ins w:id="44" w:author="thomas" w:date="2024-05-31T14:49:59Z" oouserid="thomas">
        <w:r>
          <w:rPr>
            <w:highlight w:val="none"/>
          </w:rPr>
        </w:r>
      </w:ins>
    </w:p>
    <w:p>
      <w:pPr>
        <w:pStyle w:val="926"/>
        <w:numPr>
          <w:ilvl w:val="0"/>
          <w:numId w:val="11"/>
        </w:numPr>
        <w:pBdr>
          <w:top w:val="none" w:color="000000" w:sz="0" w:space="0"/>
          <w:left w:val="none" w:color="000000" w:sz="0" w:space="0"/>
          <w:bottom w:val="none" w:color="000000" w:sz="0" w:space="0"/>
          <w:right w:val="none" w:color="000000" w:sz="0" w:space="0"/>
          <w:between w:val="none" w:color="000000" w:sz="0" w:space="0"/>
        </w:pBdr>
        <w:spacing/>
        <w:ind/>
        <w:rPr>
          <w:ins w:id="45" w:author="thomas" w:date="2024-05-31T14:50:13Z" oouserid="thomas"/>
        </w:rPr>
      </w:pPr>
      <w:ins w:id="46" w:author="thomas" w:date="2024-05-31T14:50:22Z" oouserid="thomas">
        <w:r>
          <w:rPr>
            <w:highlight w:val="none"/>
          </w:rPr>
          <w:t xml:space="preserve">Créez une propriété dans l’onglet « Properties »</w:t>
        </w:r>
      </w:ins>
      <w:ins w:id="47" w:author="thomas" w:date="2024-05-31T14:50:13Z" oouserid="thomas">
        <w:r>
          <w:rPr>
            <w:highlight w:val="none"/>
          </w:rPr>
        </w:r>
      </w:ins>
    </w:p>
    <w:p>
      <w:pPr>
        <w:pStyle w:val="926"/>
        <w:numPr>
          <w:ilvl w:val="0"/>
          <w:numId w:val="11"/>
        </w:numPr>
        <w:pBdr>
          <w:top w:val="none" w:color="000000" w:sz="0" w:space="0"/>
          <w:left w:val="none" w:color="000000" w:sz="0" w:space="0"/>
          <w:bottom w:val="none" w:color="000000" w:sz="0" w:space="0"/>
          <w:right w:val="none" w:color="000000" w:sz="0" w:space="0"/>
          <w:between w:val="none" w:color="000000" w:sz="0" w:space="0"/>
        </w:pBdr>
        <w:spacing/>
        <w:ind/>
        <w:rPr>
          <w:ins w:id="48" w:author="thomas" w:date="2024-05-31T14:50:25Z" oouserid="thomas"/>
        </w:rPr>
      </w:pPr>
      <w:ins w:id="49" w:author="thomas" w:date="2024-05-31T14:50:33Z" oouserid="thomas">
        <w:r>
          <w:rPr>
            <w:highlight w:val="none"/>
          </w:rPr>
          <w:t xml:space="preserve">Supprimez les lignes existantes</w:t>
        </w:r>
      </w:ins>
      <w:ins w:id="50" w:author="thomas" w:date="2024-05-31T14:50:25Z" oouserid="thomas">
        <w:r>
          <w:rPr>
            <w:highlight w:val="none"/>
          </w:rPr>
        </w:r>
      </w:ins>
    </w:p>
    <w:p>
      <w:pPr>
        <w:pStyle w:val="926"/>
        <w:numPr>
          <w:ilvl w:val="0"/>
          <w:numId w:val="11"/>
        </w:numPr>
        <w:pBdr>
          <w:top w:val="none" w:color="000000" w:sz="0" w:space="0"/>
          <w:left w:val="none" w:color="000000" w:sz="0" w:space="0"/>
          <w:bottom w:val="none" w:color="000000" w:sz="0" w:space="0"/>
          <w:right w:val="none" w:color="000000" w:sz="0" w:space="0"/>
          <w:between w:val="none" w:color="000000" w:sz="0" w:space="0"/>
        </w:pBdr>
        <w:spacing/>
        <w:ind/>
        <w:rPr>
          <w:ins w:id="51" w:author="thomas" w:date="2024-05-31T14:51:10Z" oouserid="thomas"/>
        </w:rPr>
      </w:pPr>
      <w:ins w:id="52" w:author="thomas" w:date="2024-05-31T14:52:18Z" oouserid="thomas">
        <w:r>
          <w:rPr>
            <w:highlight w:val="none"/>
          </w:rPr>
          <w:t xml:space="preserve">Expliquer le processus de conversion de l’Excel :</w:t>
        </w:r>
      </w:ins>
      <w:ins w:id="53" w:author="thomas" w:date="2024-05-31T14:51:10Z" oouserid="thomas">
        <w:r>
          <w:rPr>
            <w:highlight w:val="none"/>
          </w:rPr>
        </w:r>
      </w:ins>
    </w:p>
    <w:p>
      <w:pPr>
        <w:pStyle w:val="926"/>
        <w:numPr>
          <w:ilvl w:val="1"/>
          <w:numId w:val="11"/>
        </w:numPr>
        <w:pBdr>
          <w:top w:val="none" w:color="000000" w:sz="0" w:space="0"/>
          <w:left w:val="none" w:color="000000" w:sz="0" w:space="0"/>
          <w:bottom w:val="none" w:color="000000" w:sz="0" w:space="0"/>
          <w:right w:val="none" w:color="000000" w:sz="0" w:space="0"/>
          <w:between w:val="none" w:color="000000" w:sz="0" w:space="0"/>
        </w:pBdr>
        <w:spacing/>
        <w:ind/>
        <w:rPr>
          <w:ins w:id="54" w:author="thomas" w:date="2024-05-31T14:52:18Z" oouserid="thomas"/>
        </w:rPr>
      </w:pPr>
      <w:ins w:id="55" w:author="thomas" w:date="2024-05-31T14:52:22Z" oouserid="thomas">
        <w:r>
          <w:rPr>
            <w:highlight w:val="none"/>
          </w:rPr>
          <w:t xml:space="preserve">aller dans SKOS Play</w:t>
        </w:r>
      </w:ins>
      <w:ins w:id="56" w:author="thomas" w:date="2024-05-31T14:52:18Z" oouserid="thomas">
        <w:r>
          <w:rPr>
            <w:highlight w:val="none"/>
          </w:rPr>
        </w:r>
      </w:ins>
    </w:p>
    <w:p>
      <w:pPr>
        <w:pStyle w:val="926"/>
        <w:numPr>
          <w:ilvl w:val="1"/>
          <w:numId w:val="11"/>
        </w:numPr>
        <w:pBdr>
          <w:top w:val="none" w:color="000000" w:sz="0" w:space="0"/>
          <w:left w:val="none" w:color="000000" w:sz="0" w:space="0"/>
          <w:bottom w:val="none" w:color="000000" w:sz="0" w:space="0"/>
          <w:right w:val="none" w:color="000000" w:sz="0" w:space="0"/>
          <w:between w:val="none" w:color="000000" w:sz="0" w:space="0"/>
        </w:pBdr>
        <w:spacing/>
        <w:ind/>
        <w:rPr>
          <w:ins w:id="57" w:author="thomas" w:date="2024-05-31T14:52:23Z" oouserid="thomas"/>
        </w:rPr>
      </w:pPr>
      <w:ins w:id="58" w:author="thomas" w:date="2024-05-31T14:52:28Z" oouserid="thomas">
        <w:r>
          <w:rPr>
            <w:highlight w:val="none"/>
          </w:rPr>
          <w:t xml:space="preserve">soumettre l’Excel</w:t>
        </w:r>
      </w:ins>
      <w:ins w:id="59" w:author="thomas" w:date="2024-05-31T14:52:23Z" oouserid="thomas">
        <w:r>
          <w:rPr>
            <w:highlight w:val="none"/>
          </w:rPr>
        </w:r>
      </w:ins>
    </w:p>
    <w:p>
      <w:pPr>
        <w:pStyle w:val="926"/>
        <w:numPr>
          <w:ilvl w:val="1"/>
          <w:numId w:val="11"/>
        </w:numPr>
        <w:pBdr>
          <w:top w:val="none" w:color="000000" w:sz="0" w:space="0"/>
          <w:left w:val="none" w:color="000000" w:sz="0" w:space="0"/>
          <w:bottom w:val="none" w:color="000000" w:sz="0" w:space="0"/>
          <w:right w:val="none" w:color="000000" w:sz="0" w:space="0"/>
          <w:between w:val="none" w:color="000000" w:sz="0" w:space="0"/>
        </w:pBdr>
        <w:spacing/>
        <w:ind/>
        <w:rPr>
          <w:ins w:id="60" w:author="thomas" w:date="2024-05-31T14:52:31Z" oouserid="thomas"/>
        </w:rPr>
      </w:pPr>
      <w:ins w:id="61" w:author="thomas" w:date="2024-05-31T14:52:40Z" oouserid="thomas">
        <w:r>
          <w:rPr>
            <w:highlight w:val="none"/>
          </w:rPr>
          <w:t xml:space="preserve">cocher la case « pas de post-traitements SKOS »</w:t>
        </w:r>
      </w:ins>
      <w:ins w:id="62" w:author="thomas" w:date="2024-05-31T14:52:31Z" oouserid="thomas">
        <w:r>
          <w:rPr>
            <w:highlight w:val="none"/>
          </w:rPr>
        </w:r>
      </w:ins>
    </w:p>
    <w:p>
      <w:pPr>
        <w:pStyle w:val="926"/>
        <w:numPr>
          <w:ilvl w:val="1"/>
          <w:numId w:val="11"/>
        </w:numPr>
        <w:pBdr>
          <w:top w:val="none" w:color="000000" w:sz="0" w:space="0"/>
          <w:left w:val="none" w:color="000000" w:sz="0" w:space="0"/>
          <w:bottom w:val="none" w:color="000000" w:sz="0" w:space="0"/>
          <w:right w:val="none" w:color="000000" w:sz="0" w:space="0"/>
          <w:between w:val="none" w:color="000000" w:sz="0" w:space="0"/>
        </w:pBdr>
        <w:spacing/>
        <w:ind/>
        <w:rPr>
          <w:ins w:id="63" w:author="thomas" w:date="2024-05-31T14:52:42Z" oouserid="thomas"/>
        </w:rPr>
        <w:pPrChange w:author="thomas" w:date="2024-05-31T14:52:42Z" w:id="64" oouserid="thomas">
          <w:pPr>
            <w:pBdr>
              <w:top w:val="none" w:color="000000" w:sz="0" w:space="0"/>
              <w:left w:val="none" w:color="000000" w:sz="0" w:space="0"/>
              <w:bottom w:val="none" w:color="000000" w:sz="0" w:space="0"/>
              <w:right w:val="none" w:color="000000" w:sz="0" w:space="0"/>
              <w:between w:val="none" w:color="000000" w:sz="0" w:space="0"/>
            </w:pBdr>
            <w:spacing/>
            <w:ind/>
          </w:pPr>
        </w:pPrChange>
      </w:pPr>
      <w:ins w:id="65" w:author="thomas" w:date="2024-05-31T14:53:25Z" oouserid="thomas">
        <w:r>
          <w:rPr>
            <w:highlight w:val="none"/>
          </w:rPr>
          <w:t xml:space="preserve">sauvegarder dans un nouveau fichier myconfig.ttl</w:t>
        </w:r>
      </w:ins>
      <w:ins w:id="66" w:author="thomas" w:date="2024-05-31T14:52:42Z" oouserid="thomas">
        <w:r>
          <w:rPr>
            <w:highlight w:val="none"/>
          </w:rPr>
        </w:r>
      </w:ins>
    </w:p>
    <w:p>
      <w:pPr>
        <w:pBdr>
          <w:top w:val="none" w:color="000000" w:sz="0" w:space="0"/>
          <w:left w:val="none" w:color="000000" w:sz="0" w:space="0"/>
          <w:bottom w:val="none" w:color="000000" w:sz="0" w:space="0"/>
          <w:right w:val="none" w:color="000000" w:sz="0" w:space="0"/>
          <w:between w:val="none" w:color="000000" w:sz="0" w:space="0"/>
        </w:pBdr>
        <w:spacing/>
        <w:ind/>
        <w:rPr>
          <w:ins w:id="67" w:author="thomas" w:date="2024-05-31T14:46:10Z" oouserid="thomas"/>
        </w:rPr>
      </w:pPr>
      <w:r>
        <w:rPr>
          <w:rtl w:val="0"/>
        </w:rPr>
      </w:r>
      <w:ins w:id="68" w:author="thomas" w:date="2024-05-31T14:46:10Z" oouserid="thomas">
        <w:r/>
      </w:ins>
    </w:p>
    <w:p>
      <w:pPr>
        <w:pStyle w:val="889"/>
        <w:pBdr/>
        <w:spacing/>
        <w:ind/>
        <w:rPr/>
      </w:pPr>
      <w:r/>
      <w:bookmarkStart w:id="19" w:name="_heading=h.fv8tngi3g6i7"/>
      <w:r/>
      <w:bookmarkEnd w:id="19"/>
      <w:r>
        <w:rPr>
          <w:rtl w:val="0"/>
        </w:rPr>
        <w:t xml:space="preserve">Import Sparnatural ontologies</w:t>
      </w:r>
      <w:r/>
    </w:p>
    <w:p>
      <w:pPr>
        <w:pBdr>
          <w:top w:val="none" w:color="000000" w:sz="0" w:space="0"/>
          <w:left w:val="none" w:color="000000" w:sz="0" w:space="0"/>
          <w:bottom w:val="none" w:color="000000" w:sz="0" w:space="0"/>
          <w:right w:val="none" w:color="000000" w:sz="0" w:space="0"/>
          <w:between w:val="none" w:color="000000" w:sz="0" w:space="0"/>
        </w:pBdr>
        <w:spacing/>
        <w:ind/>
        <w:rPr/>
      </w:pPr>
      <w:r>
        <w:rPr>
          <w:rtl w:val="0"/>
        </w:rPr>
        <w:t xml:space="preserve">Sparnatural comes with 2 ontologies that need to be imported (through owl:imports) in your own configuration ontology :</w:t>
      </w:r>
      <w:r/>
    </w:p>
    <w:p>
      <w:pPr>
        <w:numPr>
          <w:ilvl w:val="0"/>
          <w:numId w:val="4"/>
        </w:numPr>
        <w:pBdr>
          <w:top w:val="none" w:color="000000" w:sz="0" w:space="0"/>
          <w:left w:val="none" w:color="000000" w:sz="0" w:space="0"/>
          <w:bottom w:val="none" w:color="000000" w:sz="0" w:space="0"/>
          <w:right w:val="none" w:color="000000" w:sz="0" w:space="0"/>
          <w:between w:val="none" w:color="000000" w:sz="0" w:space="0"/>
        </w:pBdr>
        <w:spacing w:after="0"/>
        <w:ind w:hanging="360" w:left="720"/>
        <w:rPr/>
      </w:pPr>
      <w:r>
        <w:rPr>
          <w:color w:val="000000"/>
          <w:rtl w:val="0"/>
        </w:rPr>
        <w:t xml:space="preserve">A core configuration ontology at </w:t>
      </w:r>
      <w:hyperlink r:id="rId30" w:tooltip="http://data.sparna.fr/ontologies/sparnatural-config-core" w:history="1">
        <w:r>
          <w:rPr>
            <w:color w:val="0000ff"/>
            <w:u w:val="single"/>
            <w:rtl w:val="0"/>
          </w:rPr>
          <w:t xml:space="preserve">http://data.sparna.fr/ontologies/sparnatural-config-core</w:t>
        </w:r>
      </w:hyperlink>
      <w:r>
        <w:rPr>
          <w:rtl w:val="0"/>
        </w:rPr>
      </w:r>
      <w:r/>
    </w:p>
    <w:p>
      <w:pPr>
        <w:numPr>
          <w:ilvl w:val="0"/>
          <w:numId w:val="4"/>
        </w:numPr>
        <w:pBdr>
          <w:top w:val="none" w:color="000000" w:sz="0" w:space="0"/>
          <w:left w:val="none" w:color="000000" w:sz="0" w:space="0"/>
          <w:bottom w:val="none" w:color="000000" w:sz="0" w:space="0"/>
          <w:right w:val="none" w:color="000000" w:sz="0" w:space="0"/>
          <w:between w:val="none" w:color="000000" w:sz="0" w:space="0"/>
        </w:pBdr>
        <w:spacing/>
        <w:ind w:hanging="360" w:left="720"/>
        <w:rPr/>
      </w:pPr>
      <w:r>
        <w:rPr>
          <w:color w:val="000000"/>
          <w:rtl w:val="0"/>
        </w:rPr>
        <w:t xml:space="preserve">A datasource configuration ontology at </w:t>
      </w:r>
      <w:hyperlink r:id="rId31" w:tooltip="http://data.sparna.fr/ontologies/sparnatural-config-datasources" w:history="1">
        <w:r>
          <w:rPr>
            <w:color w:val="0000ff"/>
            <w:u w:val="single"/>
            <w:rtl w:val="0"/>
          </w:rPr>
          <w:t xml:space="preserve">http://data.sparna.fr/ontologies/sparnatural-config-datasources</w:t>
        </w:r>
      </w:hyperlink>
      <w:r>
        <w:rPr>
          <w:rtl w:val="0"/>
        </w:rPr>
      </w:r>
      <w:r/>
    </w:p>
    <w:p>
      <w:pPr>
        <w:pBdr>
          <w:top w:val="none" w:color="000000" w:sz="0" w:space="0"/>
          <w:left w:val="none" w:color="000000" w:sz="0" w:space="0"/>
          <w:bottom w:val="none" w:color="000000" w:sz="0" w:space="0"/>
          <w:right w:val="none" w:color="000000" w:sz="0" w:space="0"/>
          <w:between w:val="none" w:color="000000" w:sz="0" w:space="0"/>
        </w:pBdr>
        <w:spacing/>
        <w:ind/>
        <w:rPr/>
      </w:pPr>
      <w:r>
        <w:rPr>
          <w:rtl w:val="0"/>
        </w:rPr>
        <w:t xml:space="preserve">Import the 2 Sparnatural configuration ontologies in your ontology ;</w:t>
      </w:r>
      <w:r/>
    </w:p>
    <w:p>
      <w:pPr>
        <w:pBdr>
          <w:top w:val="none" w:color="000000" w:sz="0" w:space="0"/>
          <w:left w:val="none" w:color="000000" w:sz="0" w:space="0"/>
          <w:bottom w:val="none" w:color="000000" w:sz="0" w:space="0"/>
          <w:right w:val="none" w:color="000000" w:sz="0" w:space="0"/>
          <w:between w:val="none" w:color="000000" w:sz="0" w:space="0"/>
        </w:pBdr>
        <w:spacing/>
        <w:ind/>
        <w:rPr/>
      </w:pPr>
      <w:r>
        <w:rPr>
          <w:rtl w:val="0"/>
        </w:rPr>
        <w:t xml:space="preserve">To import these </w:t>
      </w:r>
      <w:r>
        <w:rPr>
          <w:rtl w:val="0"/>
        </w:rPr>
        <w:t xml:space="preserve">ontologies in Protégé use section under “Imported Ontologies &gt; Direct imports” and then in the dialog select “Import an ontology contained in a document located on the web”, and then enter the URI of an ontology above. Repeat the process for the other one.</w:t>
      </w:r>
      <w:r/>
    </w:p>
    <w:p>
      <w:pPr>
        <w:pBdr>
          <w:top w:val="none" w:color="000000" w:sz="0" w:space="0"/>
          <w:left w:val="none" w:color="000000" w:sz="0" w:space="0"/>
          <w:bottom w:val="none" w:color="000000" w:sz="0" w:space="0"/>
          <w:right w:val="none" w:color="000000" w:sz="0" w:space="0"/>
          <w:between w:val="none" w:color="000000" w:sz="0" w:space="0"/>
        </w:pBdr>
        <w:spacing/>
        <w:ind/>
        <w:rPr/>
      </w:pPr>
      <w:r>
        <w:rPr>
          <w:rtl w:val="0"/>
        </w:rPr>
      </w:r>
      <w:r/>
    </w:p>
    <w:p>
      <w:pPr>
        <w:pBdr>
          <w:top w:val="none" w:color="000000" w:sz="0" w:space="0"/>
          <w:left w:val="none" w:color="000000" w:sz="0" w:space="0"/>
          <w:bottom w:val="none" w:color="000000" w:sz="0" w:space="0"/>
          <w:right w:val="none" w:color="000000" w:sz="0" w:space="0"/>
          <w:between w:val="none" w:color="000000" w:sz="0" w:space="0"/>
        </w:pBdr>
        <w:spacing/>
        <w:ind/>
        <w:rPr/>
      </w:pPr>
      <w:r>
        <mc:AlternateContent>
          <mc:Choice Requires="wpg">
            <w:drawing>
              <wp:inline xmlns:wp="http://schemas.openxmlformats.org/drawingml/2006/wordprocessingDrawing" distT="0" distB="0" distL="0" distR="0">
                <wp:extent cx="5756275" cy="333502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ic:nvPr/>
                      </pic:nvPicPr>
                      <pic:blipFill>
                        <a:blip r:embed="rId32"/>
                        <a:srcRect l="0" t="0" r="0" b="0"/>
                        <a:stretch/>
                      </pic:blipFill>
                      <pic:spPr bwMode="auto">
                        <a:xfrm>
                          <a:off x="0" y="0"/>
                          <a:ext cx="5756275" cy="3335020"/>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53.25pt;height:262.60pt;mso-wrap-distance-left:0.00pt;mso-wrap-distance-top:0.00pt;mso-wrap-distance-right:0.00pt;mso-wrap-distance-bottom:0.00pt;z-index:1;">
                <v:imagedata r:id="rId32" o:title=""/>
                <o:lock v:ext="edit" rotation="t"/>
              </v:shape>
            </w:pict>
          </mc:Fallback>
        </mc:AlternateContent>
      </w:r>
      <w:r>
        <w:rPr>
          <w:rtl w:val="0"/>
        </w:rPr>
      </w:r>
      <w:r/>
    </w:p>
    <w:p>
      <w:pPr>
        <w:pBdr/>
        <w:spacing w:after="0" w:before="240" w:line="276"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Once both ontologies are loaded in Protégé, check in the Classes and Object Properties tab of Protégé that you see now you can see imported classes and properties from Sparnatural base ontologies.</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spacing w:after="0" w:before="240" w:line="276"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mc:AlternateContent>
          <mc:Choice Requires="wpg">
            <w:drawing>
              <wp:inline xmlns:wp="http://schemas.openxmlformats.org/drawingml/2006/wordprocessingDrawing" distT="0" distB="0" distL="0" distR="0">
                <wp:extent cx="5756275" cy="3974465"/>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ic:nvPr/>
                      </pic:nvPicPr>
                      <pic:blipFill>
                        <a:blip r:embed="rId33"/>
                        <a:srcRect l="0" t="0" r="0" b="0"/>
                        <a:stretch/>
                      </pic:blipFill>
                      <pic:spPr bwMode="auto">
                        <a:xfrm>
                          <a:off x="0" y="0"/>
                          <a:ext cx="5756275" cy="3974465"/>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53.25pt;height:312.95pt;mso-wrap-distance-left:0.00pt;mso-wrap-distance-top:0.00pt;mso-wrap-distance-right:0.00pt;mso-wrap-distance-bottom:0.00pt;z-index:1;">
                <v:imagedata r:id="rId33" o:title=""/>
                <o:lock v:ext="edit" rotation="t"/>
              </v:shape>
            </w:pict>
          </mc:Fallback>
        </mc:AlternateConten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spacing w:after="0" w:before="240" w:line="276" w:lineRule="auto"/>
        <w:ind/>
        <w:rPr>
          <w:rFonts w:ascii="Times New Roman" w:hAnsi="Times New Roman" w:eastAsia="Times New Roman" w:cs="Times New Roman"/>
          <w:sz w:val="24"/>
          <w:szCs w:val="24"/>
        </w:rPr>
      </w:pPr>
      <w:r>
        <w:rPr>
          <w:rtl w:val="0"/>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0" w:space="0"/>
          <w:left w:val="none" w:color="000000" w:sz="0" w:space="0"/>
          <w:bottom w:val="none" w:color="000000" w:sz="0" w:space="0"/>
          <w:right w:val="none" w:color="000000" w:sz="0" w:space="0"/>
          <w:between w:val="none" w:color="000000" w:sz="0" w:space="0"/>
        </w:pBdr>
        <w:spacing/>
        <w:ind/>
        <w:rPr>
          <w:highlight w:val="yellow"/>
        </w:rPr>
      </w:pPr>
      <w:r>
        <w:rPr>
          <w:rtl w:val="0"/>
        </w:rPr>
      </w:r>
      <w:r>
        <w:rPr>
          <w:highlight w:val="yellow"/>
        </w:rPr>
      </w:r>
      <w:r>
        <w:rPr>
          <w:highlight w:val="yellow"/>
        </w:rPr>
      </w:r>
    </w:p>
    <w:p>
      <w:pPr>
        <w:pStyle w:val="889"/>
        <w:pBdr/>
        <w:spacing/>
        <w:ind/>
        <w:rPr/>
      </w:pPr>
      <w:r/>
      <w:bookmarkStart w:id="20" w:name="_heading=h.qpmz59axukwl"/>
      <w:r/>
      <w:bookmarkEnd w:id="20"/>
      <w:r>
        <w:rPr>
          <w:rtl w:val="0"/>
        </w:rPr>
        <w:t xml:space="preserve">Specify your configuration ontology URI</w:t>
      </w:r>
      <w:r/>
    </w:p>
    <w:p>
      <w:pPr>
        <w:pBdr>
          <w:top w:val="none" w:color="000000" w:sz="0" w:space="0"/>
          <w:left w:val="none" w:color="000000" w:sz="0" w:space="0"/>
          <w:bottom w:val="none" w:color="000000" w:sz="0" w:space="0"/>
          <w:right w:val="none" w:color="000000" w:sz="0" w:space="0"/>
          <w:between w:val="none" w:color="000000" w:sz="0" w:space="0"/>
        </w:pBdr>
        <w:spacing/>
        <w:ind/>
        <w:rPr/>
      </w:pPr>
      <w:r>
        <w:rPr>
          <w:rtl w:val="0"/>
        </w:rPr>
        <w:t xml:space="preserve">Back in the “Active Ontology” tab, in the Ontology IRI field above the screen, write the https address where your configuration ontology is theoretically to be published (ex : </w:t>
      </w:r>
      <w:hyperlink r:id="rId34" w:tooltip="https://data.mydomain.com/ontologies/sparnatural-config" w:history="1">
        <w:r>
          <w:rPr>
            <w:color w:val="0000ff"/>
            <w:u w:val="single"/>
            <w:rtl w:val="0"/>
          </w:rPr>
          <w:t xml:space="preserve">https://data.mydomain.com/ontologies/sparnatural-config</w:t>
        </w:r>
      </w:hyperlink>
      <w:r>
        <w:rPr>
          <w:rtl w:val="0"/>
        </w:rPr>
        <w:t xml:space="preserve">)</w:t>
      </w:r>
      <w:r/>
    </w:p>
    <w:p>
      <w:pPr>
        <w:pBdr>
          <w:top w:val="none" w:color="000000" w:sz="0" w:space="0"/>
          <w:left w:val="none" w:color="000000" w:sz="0" w:space="0"/>
          <w:bottom w:val="none" w:color="000000" w:sz="0" w:space="0"/>
          <w:right w:val="none" w:color="000000" w:sz="0" w:space="0"/>
          <w:between w:val="none" w:color="000000" w:sz="0" w:space="0"/>
        </w:pBdr>
        <w:spacing/>
        <w:ind/>
        <w:rPr/>
      </w:pPr>
      <w:r>
        <w:rPr>
          <w:rtl w:val="0"/>
        </w:rPr>
      </w:r>
      <w:r/>
    </w:p>
    <w:p>
      <w:pPr>
        <w:pBdr/>
        <w:spacing w:after="0" w:before="240" w:line="276" w:lineRule="auto"/>
        <w:ind/>
        <w:rPr>
          <w:rFonts w:ascii="Times New Roman" w:hAnsi="Times New Roman" w:eastAsia="Times New Roman" w:cs="Times New Roman"/>
          <w:sz w:val="24"/>
          <w:szCs w:val="24"/>
        </w:rPr>
      </w:pPr>
      <w:r>
        <mc:AlternateContent>
          <mc:Choice Requires="wpg">
            <w:drawing>
              <wp:inline xmlns:wp="http://schemas.openxmlformats.org/drawingml/2006/wordprocessingDrawing" distT="0" distB="0" distL="0" distR="0">
                <wp:extent cx="5760720" cy="4191000"/>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ic:nvPr/>
                      </pic:nvPicPr>
                      <pic:blipFill>
                        <a:blip r:embed="rId35"/>
                        <a:srcRect l="0" t="0" r="0" b="0"/>
                        <a:stretch/>
                      </pic:blipFill>
                      <pic:spPr bwMode="auto">
                        <a:xfrm>
                          <a:off x="0" y="0"/>
                          <a:ext cx="5760720" cy="4191000"/>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53.60pt;height:330.00pt;mso-wrap-distance-left:0.00pt;mso-wrap-distance-top:0.00pt;mso-wrap-distance-right:0.00pt;mso-wrap-distance-bottom:0.00pt;z-index:1;">
                <v:imagedata r:id="rId35" o:title=""/>
                <o:lock v:ext="edit" rotation="t"/>
              </v:shape>
            </w:pict>
          </mc:Fallback>
        </mc:AlternateConten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spacing w:after="0" w:before="240" w:line="276" w:lineRule="auto"/>
        <w:ind/>
        <w:rPr>
          <w:rFonts w:ascii="Times New Roman" w:hAnsi="Times New Roman" w:eastAsia="Times New Roman" w:cs="Times New Roman"/>
          <w:sz w:val="24"/>
          <w:szCs w:val="24"/>
        </w:rPr>
      </w:pPr>
      <w:r>
        <w:rPr>
          <w:rtl w:val="0"/>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spacing w:after="0" w:before="240" w:line="276"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You are now ready to populate the existing structure with the entities (« Classes ») and the relations (« Object properties ») of your knowledge graph.</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spacing w:after="0" w:before="240" w:line="276" w:lineRule="auto"/>
        <w:ind/>
        <w:rPr>
          <w:rFonts w:ascii="Times New Roman" w:hAnsi="Times New Roman" w:eastAsia="Times New Roman" w:cs="Times New Roman"/>
          <w:sz w:val="24"/>
          <w:szCs w:val="24"/>
        </w:rPr>
      </w:pPr>
      <w:r>
        <w:rPr>
          <w:rtl w:val="0"/>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888"/>
        <w:pBdr/>
        <w:spacing/>
        <w:ind/>
        <w:rPr/>
      </w:pPr>
      <w:r/>
      <w:bookmarkStart w:id="21" w:name="_heading=h.j17spo1lvk98"/>
      <w:r/>
      <w:bookmarkEnd w:id="21"/>
      <w:r>
        <w:rPr>
          <w:rtl w:val="0"/>
        </w:rPr>
        <w:t xml:space="preserve">Create 2 classes</w:t>
      </w:r>
      <w:r/>
    </w:p>
    <w:p>
      <w:pPr>
        <w:pBdr/>
        <w:spacing/>
        <w:ind/>
        <w:rPr/>
      </w:pPr>
      <w:r>
        <w:rPr>
          <w:rtl w:val="0"/>
        </w:rPr>
        <w:t xml:space="preserve">We will suppose in this tutorial that the knowledge graph data model consists of </w:t>
      </w:r>
      <w:hyperlink r:id="rId36" w:tooltip="http://xmlns.com/foaf/0.1/" w:history="1">
        <w:r>
          <w:rPr>
            <w:color w:val="1155cc"/>
            <w:u w:val="single"/>
            <w:rtl w:val="0"/>
          </w:rPr>
          <w:t xml:space="preserve">FOAF</w:t>
        </w:r>
      </w:hyperlink>
      <w:r>
        <w:rPr>
          <w:rtl w:val="0"/>
        </w:rPr>
        <w:t xml:space="preserve"> Persons and Organizations, with respective URI foaf:Person and foaf:Organization, linked with a property foaf:member. You will need to adapt the identifiers with your own URI identifiers.</w:t>
      </w:r>
      <w:r/>
    </w:p>
    <w:p>
      <w:pPr>
        <w:pBdr/>
        <w:spacing/>
        <w:ind/>
        <w:rPr/>
      </w:pPr>
      <w:r>
        <w:rPr>
          <w:rtl w:val="0"/>
        </w:rPr>
        <w:t xml:space="preserve">First you need to create a class for each kind of entity : Organization and Person. Switch to the “Classes” tab for this.</w:t>
      </w:r>
      <w:r/>
    </w:p>
    <w:p>
      <w:pPr>
        <w:pBdr/>
        <w:spacing/>
        <w:ind/>
        <w:rPr/>
      </w:pPr>
      <w:r>
        <w:rPr>
          <w:rtl w:val="0"/>
        </w:rPr>
        <w:t xml:space="preserve">Selec the “SparnaturalClass” in the class tree, and click the button to add a subclass under it. In the dialog you can directly type in the « Name » field of the dialog the real URI of the FOAF class you want to add; we will start with foaf:Person </w:t>
      </w:r>
      <w:hyperlink r:id="rId37" w:tooltip="http://xmlns.com/foaf/0.1/Person" w:history="1">
        <w:r>
          <w:rPr>
            <w:color w:val="1155cc"/>
            <w:u w:val="single"/>
            <w:rtl w:val="0"/>
          </w:rPr>
          <w:t xml:space="preserve">http://xmlns.com/foaf/0.1/Person</w:t>
        </w:r>
      </w:hyperlink>
      <w:r>
        <w:rPr>
          <w:rtl w:val="0"/>
        </w:rPr>
        <w:t xml:space="preserve"> .</w:t>
      </w:r>
      <w:r/>
    </w:p>
    <w:p>
      <w:pPr>
        <w:pBdr/>
        <w:spacing/>
        <w:ind/>
        <w:rPr/>
      </w:pPr>
      <w:r>
        <w:rPr>
          <w:rtl w:val="0"/>
        </w:rPr>
      </w:r>
      <w:r/>
    </w:p>
    <w:p>
      <w:pPr>
        <w:pBdr/>
        <w:spacing/>
        <w:ind/>
        <w:rPr/>
      </w:pPr>
      <w:r>
        <w:rPr>
          <w:color w:val="000000"/>
        </w:rPr>
        <mc:AlternateContent>
          <mc:Choice Requires="wpg">
            <w:drawing>
              <wp:inline xmlns:wp="http://schemas.openxmlformats.org/drawingml/2006/wordprocessingDrawing" distT="0" distB="0" distL="0" distR="0">
                <wp:extent cx="5760720" cy="3341370"/>
                <wp:effectExtent l="0" t="0" r="0" b="0"/>
                <wp:docPr id="9" name="image7.png" descr="Une image contenant texte, capture d’écran, logiciel, Page web&#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7.png" descr="Une image contenant texte, capture d’écran, logiciel, Page web&#10;&#10;Description générée automatiquement"/>
                        <pic:cNvPicPr/>
                        <pic:nvPr/>
                      </pic:nvPicPr>
                      <pic:blipFill>
                        <a:blip r:embed="rId38"/>
                        <a:srcRect l="0" t="0" r="0" b="0"/>
                        <a:stretch/>
                      </pic:blipFill>
                      <pic:spPr bwMode="auto">
                        <a:xfrm>
                          <a:off x="0" y="0"/>
                          <a:ext cx="5760720" cy="3341370"/>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53.60pt;height:263.10pt;mso-wrap-distance-left:0.00pt;mso-wrap-distance-top:0.00pt;mso-wrap-distance-right:0.00pt;mso-wrap-distance-bottom:0.00pt;z-index:1;">
                <v:imagedata r:id="rId38" o:title=""/>
                <o:lock v:ext="edit" rotation="t"/>
              </v:shape>
            </w:pict>
          </mc:Fallback>
        </mc:AlternateContent>
      </w:r>
      <w:r>
        <w:rPr>
          <w:rtl w:val="0"/>
        </w:rPr>
      </w:r>
      <w:r/>
    </w:p>
    <w:p>
      <w:pPr>
        <w:pBdr/>
        <w:spacing/>
        <w:ind/>
        <w:rPr/>
      </w:pPr>
      <w:r>
        <w:rPr>
          <w:rtl w:val="0"/>
        </w:rPr>
      </w:r>
      <w:r/>
    </w:p>
    <w:p>
      <w:pPr>
        <w:pBdr/>
        <w:spacing/>
        <w:ind/>
        <w:rPr/>
      </w:pPr>
      <w:r>
        <w:rPr>
          <w:rtl w:val="0"/>
        </w:rPr>
        <w:t xml:space="preserve">Once created, edit the attributes of the new class by clicking the “+” button next to the « Annotations » label:</w:t>
      </w:r>
      <w:r/>
    </w:p>
    <w:p>
      <w:pPr>
        <w:numPr>
          <w:ilvl w:val="0"/>
          <w:numId w:val="5"/>
        </w:numPr>
        <w:pBdr/>
        <w:spacing w:after="0"/>
        <w:ind w:hanging="360" w:left="720"/>
        <w:rPr/>
      </w:pPr>
      <w:r>
        <w:rPr>
          <w:rtl w:val="0"/>
        </w:rPr>
        <w:t xml:space="preserve">First add an « rdfs:label » annotation, in language “en”, with value “Person”.</w:t>
      </w:r>
      <w:r/>
    </w:p>
    <w:p>
      <w:pPr>
        <w:numPr>
          <w:ilvl w:val="1"/>
          <w:numId w:val="5"/>
        </w:numPr>
        <w:pBdr/>
        <w:spacing/>
        <w:ind w:hanging="360" w:left="1440"/>
        <w:rPr/>
      </w:pPr>
      <w:r>
        <w:rPr>
          <w:rtl w:val="0"/>
        </w:rPr>
        <w:t xml:space="preserve">Note that you can create labels in as many languages as needed as the Sparnatural component can switch languages, but for the moment let’s stick to English.</w:t>
      </w:r>
      <w:r/>
    </w:p>
    <w:p>
      <w:pPr>
        <w:pBdr/>
        <w:spacing/>
        <w:ind/>
        <w:rPr/>
      </w:pPr>
      <w:r>
        <mc:AlternateContent>
          <mc:Choice Requires="wpg">
            <w:drawing>
              <wp:inline xmlns:wp="http://schemas.openxmlformats.org/drawingml/2006/wordprocessingDrawing" distT="0" distB="0" distL="0" distR="0">
                <wp:extent cx="5752465" cy="3068955"/>
                <wp:effectExtent l="0" t="0" r="0" b="0"/>
                <wp:docPr id="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ic:nvPr/>
                      </pic:nvPicPr>
                      <pic:blipFill>
                        <a:blip r:embed="rId39"/>
                        <a:srcRect l="0" t="0" r="0" b="0"/>
                        <a:stretch/>
                      </pic:blipFill>
                      <pic:spPr bwMode="auto">
                        <a:xfrm>
                          <a:off x="0" y="0"/>
                          <a:ext cx="5752465" cy="3068955"/>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52.95pt;height:241.65pt;mso-wrap-distance-left:0.00pt;mso-wrap-distance-top:0.00pt;mso-wrap-distance-right:0.00pt;mso-wrap-distance-bottom:0.00pt;z-index:1;">
                <v:imagedata r:id="rId39" o:title=""/>
                <o:lock v:ext="edit" rotation="t"/>
              </v:shape>
            </w:pict>
          </mc:Fallback>
        </mc:AlternateContent>
      </w:r>
      <w:r>
        <w:rPr>
          <w:rtl w:val="0"/>
        </w:rPr>
      </w:r>
      <w:r/>
    </w:p>
    <w:p>
      <w:pPr>
        <w:pBdr/>
        <w:spacing/>
        <w:ind/>
        <w:rPr/>
      </w:pPr>
      <w:r>
        <w:rPr>
          <w:rtl w:val="0"/>
        </w:rPr>
      </w:r>
      <w:r/>
    </w:p>
    <w:p>
      <w:pPr>
        <w:numPr>
          <w:ilvl w:val="0"/>
          <w:numId w:val="5"/>
        </w:numPr>
        <w:pBdr/>
        <w:spacing w:after="0"/>
        <w:ind w:hanging="360" w:left="720"/>
        <w:rPr/>
      </w:pPr>
      <w:r>
        <w:rPr>
          <w:rtl w:val="0"/>
        </w:rPr>
        <w:t xml:space="preserve">Second, add another annotation of type “tooltip” and enter a description that shall be displayed as a tooltip when the user hovers the corresponding entry in the query builder. You can enter the definition of the foaf:Person class </w:t>
      </w:r>
      <w:r>
        <w:rPr>
          <w:i/>
          <w:rtl w:val="0"/>
        </w:rPr>
        <w:t xml:space="preserve">“The </w:t>
      </w:r>
      <w:r>
        <w:rPr>
          <w:rFonts w:ascii="Roboto Mono" w:hAnsi="Roboto Mono" w:eastAsia="Roboto Mono" w:cs="Roboto Mono"/>
          <w:i/>
          <w:rtl w:val="0"/>
        </w:rPr>
        <w:t xml:space="preserve">foaf:Person</w:t>
      </w:r>
      <w:r>
        <w:rPr>
          <w:i/>
          <w:rtl w:val="0"/>
        </w:rPr>
        <w:t xml:space="preserve"> class represents people. Something is a </w:t>
      </w:r>
      <w:r>
        <w:rPr>
          <w:rFonts w:ascii="Roboto Mono" w:hAnsi="Roboto Mono" w:eastAsia="Roboto Mono" w:cs="Roboto Mono"/>
          <w:i/>
          <w:rtl w:val="0"/>
        </w:rPr>
        <w:t xml:space="preserve">foaf:Person</w:t>
      </w:r>
      <w:r>
        <w:rPr>
          <w:i/>
          <w:rtl w:val="0"/>
        </w:rPr>
        <w:t xml:space="preserve"> if it is a person. We don't nitpic about whether they're alive, dead, real, or imaginary.”</w:t>
      </w:r>
      <w:r>
        <w:rPr>
          <w:rtl w:val="0"/>
        </w:rPr>
      </w:r>
      <w:r/>
    </w:p>
    <w:p>
      <w:pPr>
        <w:numPr>
          <w:ilvl w:val="0"/>
          <w:numId w:val="5"/>
        </w:numPr>
        <w:pBdr/>
        <w:spacing w:after="0"/>
        <w:ind w:hanging="360" w:left="720"/>
        <w:rPr/>
      </w:pPr>
      <w:r>
        <w:rPr>
          <w:rtl w:val="0"/>
        </w:rPr>
        <w:t xml:space="preserve">Add a third annotation to set the icon. Select the annotation type “faIcon” that is under “icon”, and enter the value “fa-solid fa-user”.</w:t>
      </w:r>
      <w:r/>
    </w:p>
    <w:p>
      <w:pPr>
        <w:numPr>
          <w:ilvl w:val="1"/>
          <w:numId w:val="5"/>
        </w:numPr>
        <w:pBdr/>
        <w:spacing/>
        <w:ind w:hanging="360" w:left="1440"/>
        <w:rPr/>
      </w:pPr>
      <w:r>
        <w:rPr>
          <w:rtl w:val="0"/>
        </w:rPr>
        <w:t xml:space="preserve">In general, to search for an icon code, go on </w:t>
      </w:r>
      <w:hyperlink r:id="rId40" w:tooltip="https://fontawesome.com/" w:history="1">
        <w:r>
          <w:rPr>
            <w:color w:val="0000ff"/>
            <w:u w:val="single"/>
            <w:rtl w:val="0"/>
          </w:rPr>
          <w:t xml:space="preserve">https://fontawesome.com/</w:t>
        </w:r>
      </w:hyperlink>
      <w:r>
        <w:rPr>
          <w:rtl w:val="0"/>
        </w:rPr>
        <w:t xml:space="preserve"> website, and search for a free License icon in the search bar, note the icon code (typically something like “fa-solid fa-user”), and enter this as a value.</w:t>
      </w:r>
      <w:r/>
    </w:p>
    <w:p>
      <w:pPr>
        <w:pBdr/>
        <w:spacing/>
        <w:ind/>
        <w:rPr/>
      </w:pPr>
      <w:r>
        <w:rPr>
          <w:rtl w:val="0"/>
        </w:rPr>
      </w:r>
      <w:r/>
    </w:p>
    <w:p>
      <w:pPr>
        <w:pBdr/>
        <w:spacing/>
        <w:ind/>
        <w:rPr/>
      </w:pPr>
      <w:r>
        <mc:AlternateContent>
          <mc:Choice Requires="wpg">
            <w:drawing>
              <wp:inline xmlns:wp="http://schemas.openxmlformats.org/drawingml/2006/wordprocessingDrawing" distT="0" distB="0" distL="0" distR="0">
                <wp:extent cx="5756910" cy="3697605"/>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ic:nvPr/>
                      </pic:nvPicPr>
                      <pic:blipFill>
                        <a:blip r:embed="rId41"/>
                        <a:srcRect l="0" t="0" r="0" b="0"/>
                        <a:stretch/>
                      </pic:blipFill>
                      <pic:spPr bwMode="auto">
                        <a:xfrm>
                          <a:off x="0" y="0"/>
                          <a:ext cx="5756910" cy="3697605"/>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53.30pt;height:291.15pt;mso-wrap-distance-left:0.00pt;mso-wrap-distance-top:0.00pt;mso-wrap-distance-right:0.00pt;mso-wrap-distance-bottom:0.00pt;z-index:1;">
                <v:imagedata r:id="rId41" o:title=""/>
                <o:lock v:ext="edit" rotation="t"/>
              </v:shape>
            </w:pict>
          </mc:Fallback>
        </mc:AlternateContent>
      </w:r>
      <w:r>
        <w:rPr>
          <w:rtl w:val="0"/>
        </w:rPr>
      </w:r>
      <w:r/>
    </w:p>
    <w:p>
      <w:pPr>
        <w:pBdr/>
        <w:spacing/>
        <w:ind/>
        <w:rPr/>
      </w:pPr>
      <w:r>
        <w:rPr>
          <w:rtl w:val="0"/>
        </w:rPr>
      </w:r>
      <w:r/>
    </w:p>
    <w:p>
      <w:pPr>
        <w:pBdr/>
        <w:spacing/>
        <w:ind/>
        <w:rPr/>
      </w:pPr>
      <w:r>
        <w:rPr>
          <w:rtl w:val="0"/>
        </w:rPr>
        <w:t xml:space="preserve">Repeat the same process to create </w:t>
      </w:r>
      <w:hyperlink r:id="rId42" w:tooltip="http://xmlns.com/foaf/0.1/Organization" w:history="1">
        <w:r>
          <w:rPr>
            <w:color w:val="1155cc"/>
            <w:u w:val="single"/>
            <w:rtl w:val="0"/>
          </w:rPr>
          <w:t xml:space="preserve">http://xmlns.com/foaf/0.1/Organization</w:t>
        </w:r>
      </w:hyperlink>
      <w:r>
        <w:rPr>
          <w:rtl w:val="0"/>
        </w:rPr>
        <w:t xml:space="preserve">, with label “Organization” in language “en”, tooltip </w:t>
      </w:r>
      <w:r>
        <w:rPr>
          <w:i/>
          <w:rtl w:val="0"/>
        </w:rPr>
        <w:t xml:space="preserve">“An organisation represents a kind of</w:t>
      </w:r>
      <w:hyperlink r:id="rId43" w:tooltip="http://xmlns.com/foaf/0.1/#term_Agent" w:history="1">
        <w:r>
          <w:rPr>
            <w:i/>
            <w:rtl w:val="0"/>
          </w:rPr>
          <w:t xml:space="preserve"> </w:t>
        </w:r>
      </w:hyperlink>
      <w:r>
        <w:rPr>
          <w:i/>
          <w:rtl w:val="0"/>
        </w:rPr>
        <w:t xml:space="preserve">Agent corresponding to social instititutions such as companies, societies etc. ” </w:t>
      </w:r>
      <w:r>
        <w:rPr>
          <w:rtl w:val="0"/>
        </w:rPr>
        <w:t xml:space="preserve">, and icon code “fa-solid fa-building”.</w:t>
      </w:r>
      <w:r/>
    </w:p>
    <w:p>
      <w:pPr>
        <w:pStyle w:val="888"/>
        <w:pBdr/>
        <w:spacing/>
        <w:ind/>
        <w:rPr/>
      </w:pPr>
      <w:r/>
      <w:bookmarkStart w:id="22" w:name="_heading=h.urpowic81k3v"/>
      <w:r/>
      <w:bookmarkEnd w:id="22"/>
      <w:r>
        <w:rPr>
          <w:rtl w:val="0"/>
        </w:rPr>
        <w:t xml:space="preserve">Create a property</w:t>
      </w:r>
      <w:r/>
    </w:p>
    <w:p>
      <w:pPr>
        <w:pBdr/>
        <w:spacing/>
        <w:ind/>
        <w:rPr/>
      </w:pPr>
      <w:r>
        <w:rPr>
          <w:rtl w:val="0"/>
        </w:rPr>
        <w:t xml:space="preserve">We will now create the relationship “member” between an Organization and a Person, and we will indicate we want it to be created as a dropdown list.</w:t>
      </w:r>
      <w:r/>
    </w:p>
    <w:p>
      <w:pPr>
        <w:pBdr/>
        <w:spacing/>
        <w:ind/>
        <w:rPr/>
      </w:pPr>
      <w:r>
        <w:rPr>
          <w:rtl w:val="0"/>
        </w:rPr>
        <w:t xml:space="preserve">Switch into the « Object properties » tab. This is where the different kind of relations between entities can be set up as List properties, Autocomplete properties, Tree, Search fields, Map properties, Time properties and so on.</w:t>
      </w:r>
      <w:r/>
    </w:p>
    <w:p>
      <w:pPr>
        <w:pBdr/>
        <w:spacing/>
        <w:ind/>
        <w:rPr/>
      </w:pPr>
      <w:r>
        <w:rPr>
          <w:rtl w:val="0"/>
        </w:rPr>
      </w:r>
      <w:r/>
    </w:p>
    <w:p>
      <w:pPr>
        <w:pBdr/>
        <w:spacing/>
        <w:ind/>
        <w:rPr/>
      </w:pPr>
      <w:r>
        <w:rPr>
          <w:rtl w:val="0"/>
        </w:rPr>
        <w:t xml:space="preserve">Unfold the object properties tree, select ListProperty entry, and click on the button to add a subproperty under it. Use </w:t>
      </w:r>
      <w:hyperlink r:id="rId44" w:tooltip="http://xmlns.com/foaf/0.1/member" w:history="1">
        <w:r>
          <w:rPr>
            <w:color w:val="1155cc"/>
            <w:u w:val="single"/>
            <w:rtl w:val="0"/>
          </w:rPr>
          <w:t xml:space="preserve">http://xmlns.com/foaf/0.1/member</w:t>
        </w:r>
      </w:hyperlink>
      <w:r>
        <w:rPr>
          <w:rtl w:val="0"/>
        </w:rPr>
        <w:t xml:space="preserve"> as its URI.</w:t>
      </w:r>
      <w:r/>
    </w:p>
    <w:p>
      <w:pPr>
        <w:pBdr/>
        <w:spacing/>
        <w:ind/>
        <w:rPr/>
      </w:pPr>
      <w:r>
        <w:rPr>
          <w:rtl w:val="0"/>
        </w:rPr>
        <w:t xml:space="preserve">Do as for the classes to give it an rdfs:label annotation in English.</w:t>
      </w:r>
      <w:r/>
    </w:p>
    <w:p>
      <w:pPr>
        <w:pBdr/>
        <w:spacing/>
        <w:ind/>
        <w:rPr/>
      </w:pPr>
      <w:r>
        <w:rPr>
          <w:rtl w:val="0"/>
        </w:rPr>
      </w:r>
      <w:r/>
    </w:p>
    <w:p>
      <w:pPr>
        <w:pBdr/>
        <w:spacing/>
        <w:ind/>
        <w:rPr/>
      </w:pPr>
      <w:r>
        <mc:AlternateContent>
          <mc:Choice Requires="wpg">
            <w:drawing>
              <wp:inline xmlns:wp="http://schemas.openxmlformats.org/drawingml/2006/wordprocessingDrawing" distT="0" distB="0" distL="0" distR="0">
                <wp:extent cx="5760720" cy="350266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ic:nvPr/>
                      </pic:nvPicPr>
                      <pic:blipFill>
                        <a:blip r:embed="rId45"/>
                        <a:srcRect l="0" t="0" r="0" b="0"/>
                        <a:stretch/>
                      </pic:blipFill>
                      <pic:spPr bwMode="auto">
                        <a:xfrm>
                          <a:off x="0" y="0"/>
                          <a:ext cx="5760720" cy="3502660"/>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53.60pt;height:275.80pt;mso-wrap-distance-left:0.00pt;mso-wrap-distance-top:0.00pt;mso-wrap-distance-right:0.00pt;mso-wrap-distance-bottom:0.00pt;z-index:1;">
                <v:imagedata r:id="rId45" o:title=""/>
                <o:lock v:ext="edit" rotation="t"/>
              </v:shape>
            </w:pict>
          </mc:Fallback>
        </mc:AlternateContent>
      </w:r>
      <w:r>
        <w:rPr>
          <w:rtl w:val="0"/>
        </w:rPr>
      </w:r>
      <w:r/>
    </w:p>
    <w:p>
      <w:pPr>
        <w:pBdr/>
        <w:spacing/>
        <w:ind/>
        <w:rPr/>
      </w:pPr>
      <w:r>
        <w:rPr>
          <w:rtl w:val="0"/>
        </w:rPr>
      </w:r>
      <w:r/>
    </w:p>
    <w:p>
      <w:pPr>
        <w:pBdr/>
        <w:spacing/>
        <w:ind/>
        <w:rPr/>
      </w:pPr>
      <w:r>
        <w:rPr>
          <w:rtl w:val="0"/>
        </w:rPr>
        <w:t xml:space="preserve">We will relate foaf:member property to foaf:Organization class as a Domain and foaf:Person class as a Range, this you can edit in the Description area of your Protégé :</w:t>
      </w:r>
      <w:r/>
    </w:p>
    <w:p>
      <w:pPr>
        <w:pBdr/>
        <w:spacing/>
        <w:ind/>
        <w:rPr/>
      </w:pPr>
      <w:r>
        <w:rPr>
          <w:rtl w:val="0"/>
        </w:rPr>
      </w:r>
      <w:r/>
    </w:p>
    <w:p>
      <w:pPr>
        <w:pBdr/>
        <w:spacing/>
        <w:ind/>
        <w:rPr/>
      </w:pPr>
      <w:r>
        <mc:AlternateContent>
          <mc:Choice Requires="wpg">
            <w:drawing>
              <wp:inline xmlns:wp="http://schemas.openxmlformats.org/drawingml/2006/wordprocessingDrawing" distT="0" distB="0" distL="0" distR="0">
                <wp:extent cx="5757545" cy="3471545"/>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ic:nvPr/>
                      </pic:nvPicPr>
                      <pic:blipFill>
                        <a:blip r:embed="rId46"/>
                        <a:srcRect l="0" t="0" r="0" b="0"/>
                        <a:stretch/>
                      </pic:blipFill>
                      <pic:spPr bwMode="auto">
                        <a:xfrm>
                          <a:off x="0" y="0"/>
                          <a:ext cx="5757544" cy="3471545"/>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53.35pt;height:273.35pt;mso-wrap-distance-left:0.00pt;mso-wrap-distance-top:0.00pt;mso-wrap-distance-right:0.00pt;mso-wrap-distance-bottom:0.00pt;z-index:1;">
                <v:imagedata r:id="rId46" o:title=""/>
                <o:lock v:ext="edit" rotation="t"/>
              </v:shape>
            </w:pict>
          </mc:Fallback>
        </mc:AlternateContent>
      </w:r>
      <w:r>
        <w:rPr>
          <w:rtl w:val="0"/>
        </w:rPr>
      </w:r>
      <w:r/>
    </w:p>
    <w:p>
      <w:pPr>
        <w:pBdr/>
        <w:spacing/>
        <w:ind/>
        <w:rPr/>
      </w:pPr>
      <w:r>
        <w:rPr>
          <w:rtl w:val="0"/>
        </w:rPr>
      </w:r>
      <w:r/>
    </w:p>
    <w:p>
      <w:pPr>
        <w:pBdr/>
        <w:spacing/>
        <w:ind/>
        <w:rPr/>
      </w:pPr>
      <w:r>
        <w:rPr>
          <w:rtl w:val="0"/>
        </w:rPr>
        <w:t xml:space="preserve">Select “foaf:Organization” as a value in the “Domains” section, and “foaf:Person” as a value in the “Ranges” section.</w:t>
      </w:r>
      <w:r/>
    </w:p>
    <w:p>
      <w:pPr>
        <w:pBdr/>
        <w:spacing/>
        <w:ind/>
        <w:rPr/>
      </w:pPr>
      <w:r>
        <w:rPr>
          <w:rtl w:val="0"/>
        </w:rPr>
        <w:t xml:space="preserve">2 classes, one property, domain and range defined, just enough to see what your ontology looks like in Sparnatural’s interface !</w:t>
      </w:r>
      <w:r/>
    </w:p>
    <w:p>
      <w:pPr>
        <w:pBdr/>
        <w:spacing/>
        <w:ind/>
        <w:rPr/>
      </w:pPr>
      <w:r>
        <w:rPr>
          <w:rtl w:val="0"/>
        </w:rPr>
      </w:r>
      <w:r/>
    </w:p>
    <w:p>
      <w:pPr>
        <w:pStyle w:val="888"/>
        <w:pBdr/>
        <w:spacing/>
        <w:ind/>
        <w:rPr/>
      </w:pPr>
      <w:r/>
      <w:bookmarkStart w:id="23" w:name="_heading=h.tkrc2k93oyuq"/>
      <w:r/>
      <w:bookmarkEnd w:id="23"/>
      <w:r>
        <w:rPr>
          <w:rtl w:val="0"/>
        </w:rPr>
        <w:t xml:space="preserve">Save your ontology</w:t>
      </w:r>
      <w:r/>
    </w:p>
    <w:p>
      <w:pPr>
        <w:pBdr/>
        <w:shd w:val="clear" w:color="auto" w:fill="ffffff"/>
        <w:spacing w:after="240"/>
        <w:ind/>
        <w:rPr/>
      </w:pPr>
      <w:r>
        <w:rPr>
          <w:rtl w:val="0"/>
        </w:rPr>
        <w:t xml:space="preserve">Save your ontology in the “hello-sparnatural” tutorial folder with a name of your choice. Save it preferably in Turtle, or in RDF/XML, but NOT in an OWL-specific serialization (such as OWL/XML). Use the file name of your choice, like “myconfig.ttl”.</w:t>
      </w:r>
      <w:r/>
    </w:p>
    <w:p>
      <w:pPr>
        <w:pBdr/>
        <w:shd w:val="clear" w:color="auto" w:fill="ffffff"/>
        <w:spacing w:after="240"/>
        <w:ind/>
        <w:rPr/>
      </w:pPr>
      <w:r>
        <mc:AlternateContent>
          <mc:Choice Requires="wpg">
            <w:drawing>
              <wp:inline xmlns:wp="http://schemas.openxmlformats.org/drawingml/2006/wordprocessingDrawing" distT="0" distB="0" distL="0" distR="0">
                <wp:extent cx="5753100" cy="3259455"/>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ic:nvPr/>
                      </pic:nvPicPr>
                      <pic:blipFill>
                        <a:blip r:embed="rId47"/>
                        <a:srcRect l="0" t="0" r="0" b="0"/>
                        <a:stretch/>
                      </pic:blipFill>
                      <pic:spPr bwMode="auto">
                        <a:xfrm>
                          <a:off x="0" y="0"/>
                          <a:ext cx="5753100" cy="3259455"/>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53.00pt;height:256.65pt;mso-wrap-distance-left:0.00pt;mso-wrap-distance-top:0.00pt;mso-wrap-distance-right:0.00pt;mso-wrap-distance-bottom:0.00pt;z-index:1;">
                <v:imagedata r:id="rId47" o:title=""/>
                <o:lock v:ext="edit" rotation="t"/>
              </v:shape>
            </w:pict>
          </mc:Fallback>
        </mc:AlternateContent>
      </w:r>
      <w:r>
        <w:rPr>
          <w:rtl w:val="0"/>
        </w:rPr>
      </w:r>
      <w:r/>
    </w:p>
    <w:p>
      <w:pPr>
        <w:pBdr/>
        <w:spacing/>
        <w:ind/>
        <w:rPr/>
      </w:pPr>
      <w:r>
        <w:rPr>
          <w:rtl w:val="0"/>
        </w:rPr>
      </w:r>
      <w:r/>
    </w:p>
    <w:p>
      <w:pPr>
        <w:pStyle w:val="888"/>
        <w:pBdr/>
        <w:spacing/>
        <w:ind/>
        <w:rPr/>
      </w:pPr>
      <w:r/>
      <w:bookmarkStart w:id="24" w:name="_heading=h.vybmxyylbzhc"/>
      <w:r/>
      <w:bookmarkEnd w:id="24"/>
      <w:r>
        <w:rPr>
          <w:rtl w:val="0"/>
        </w:rPr>
      </w:r>
      <w:r/>
    </w:p>
    <w:p>
      <w:pPr>
        <w:pStyle w:val="888"/>
        <w:pBdr/>
        <w:spacing/>
        <w:ind/>
        <w:rPr/>
      </w:pPr>
      <w:r/>
      <w:bookmarkStart w:id="25" w:name="_heading=h.1qwtlv45059n"/>
      <w:r/>
      <w:bookmarkEnd w:id="25"/>
      <w:r>
        <w:rPr>
          <w:rtl w:val="0"/>
        </w:rPr>
        <w:t xml:space="preserve">Point demo page to your config file</w:t>
      </w:r>
      <w:r/>
    </w:p>
    <w:p>
      <w:pPr>
        <w:pBdr/>
        <w:spacing/>
        <w:ind/>
        <w:rPr/>
      </w:pPr>
      <w:r>
        <w:rPr>
          <w:rtl w:val="0"/>
        </w:rPr>
        <w:t xml:space="preserve">Edit the index.html page, look for the “&lt;spar-natural&gt;” tag and set the “src” attribute to point to your configuration file name, like “myconfig.ttl”, and save the file:</w:t>
      </w:r>
      <w:r/>
    </w:p>
    <w:p>
      <w:pPr>
        <w:pBdr/>
        <w:shd w:val="clear" w:color="auto" w:fill="efefef"/>
        <w:spacing w:after="0"/>
        <w:ind/>
        <w:rPr>
          <w:rFonts w:ascii="Consolas" w:hAnsi="Consolas" w:eastAsia="Consolas" w:cs="Consolas"/>
          <w:sz w:val="20"/>
          <w:szCs w:val="20"/>
        </w:rPr>
      </w:pPr>
      <w:r>
        <w:rPr>
          <w:rFonts w:ascii="Consolas" w:hAnsi="Consolas" w:eastAsia="Consolas" w:cs="Consolas"/>
          <w:sz w:val="20"/>
          <w:szCs w:val="20"/>
          <w:rtl w:val="0"/>
        </w:rPr>
        <w:t xml:space="preserve">    </w:t>
        <w:tab/>
        <w:t xml:space="preserve">&lt;spar-natural</w:t>
      </w:r>
      <w:r>
        <w:rPr>
          <w:rFonts w:ascii="Consolas" w:hAnsi="Consolas" w:eastAsia="Consolas" w:cs="Consolas"/>
          <w:sz w:val="20"/>
          <w:szCs w:val="20"/>
        </w:rPr>
      </w:r>
      <w:r>
        <w:rPr>
          <w:rFonts w:ascii="Consolas" w:hAnsi="Consolas" w:eastAsia="Consolas" w:cs="Consolas"/>
          <w:sz w:val="20"/>
          <w:szCs w:val="20"/>
        </w:rPr>
      </w:r>
    </w:p>
    <w:p>
      <w:pPr>
        <w:pBdr/>
        <w:shd w:val="clear" w:color="auto" w:fill="efefef"/>
        <w:spacing w:after="0"/>
        <w:ind/>
        <w:rPr>
          <w:rFonts w:ascii="Consolas" w:hAnsi="Consolas" w:eastAsia="Consolas" w:cs="Consolas"/>
          <w:sz w:val="20"/>
          <w:szCs w:val="20"/>
        </w:rPr>
      </w:pPr>
      <w:r>
        <w:rPr>
          <w:rFonts w:ascii="Consolas" w:hAnsi="Consolas" w:eastAsia="Consolas" w:cs="Consolas"/>
          <w:sz w:val="20"/>
          <w:szCs w:val="20"/>
          <w:rtl w:val="0"/>
        </w:rPr>
        <w:t xml:space="preserve">        </w:t>
        <w:tab/>
        <w:tab/>
        <w:t xml:space="preserve">src="</w:t>
      </w:r>
      <w:r>
        <w:rPr>
          <w:rFonts w:ascii="Consolas" w:hAnsi="Consolas" w:eastAsia="Consolas" w:cs="Consolas"/>
          <w:color w:val="ff0000"/>
          <w:sz w:val="20"/>
          <w:szCs w:val="20"/>
          <w:rtl w:val="0"/>
        </w:rPr>
        <w:t xml:space="preserve">myconfig.ttl</w:t>
      </w:r>
      <w:r>
        <w:rPr>
          <w:rFonts w:ascii="Consolas" w:hAnsi="Consolas" w:eastAsia="Consolas" w:cs="Consolas"/>
          <w:sz w:val="20"/>
          <w:szCs w:val="20"/>
          <w:rtl w:val="0"/>
        </w:rPr>
        <w:t xml:space="preserve">"</w:t>
      </w:r>
      <w:r>
        <w:rPr>
          <w:rFonts w:ascii="Consolas" w:hAnsi="Consolas" w:eastAsia="Consolas" w:cs="Consolas"/>
          <w:sz w:val="20"/>
          <w:szCs w:val="20"/>
        </w:rPr>
      </w:r>
      <w:r>
        <w:rPr>
          <w:rFonts w:ascii="Consolas" w:hAnsi="Consolas" w:eastAsia="Consolas" w:cs="Consolas"/>
          <w:sz w:val="20"/>
          <w:szCs w:val="20"/>
        </w:rPr>
      </w:r>
    </w:p>
    <w:p>
      <w:pPr>
        <w:pBdr/>
        <w:shd w:val="clear" w:color="auto" w:fill="efefef"/>
        <w:spacing w:after="0"/>
        <w:ind/>
        <w:rPr>
          <w:rFonts w:ascii="Consolas" w:hAnsi="Consolas" w:eastAsia="Consolas" w:cs="Consolas"/>
          <w:sz w:val="20"/>
          <w:szCs w:val="20"/>
        </w:rPr>
      </w:pPr>
      <w:r>
        <w:rPr>
          <w:rFonts w:ascii="Consolas" w:hAnsi="Consolas" w:eastAsia="Consolas" w:cs="Consolas"/>
          <w:sz w:val="20"/>
          <w:szCs w:val="20"/>
          <w:rtl w:val="0"/>
        </w:rPr>
        <w:t xml:space="preserve">        </w:t>
        <w:tab/>
        <w:tab/>
        <w:t xml:space="preserve">endpoint="https://localhost:7200/repositories/myRepo"</w:t>
      </w:r>
      <w:r>
        <w:rPr>
          <w:rFonts w:ascii="Consolas" w:hAnsi="Consolas" w:eastAsia="Consolas" w:cs="Consolas"/>
          <w:sz w:val="20"/>
          <w:szCs w:val="20"/>
        </w:rPr>
      </w:r>
      <w:r>
        <w:rPr>
          <w:rFonts w:ascii="Consolas" w:hAnsi="Consolas" w:eastAsia="Consolas" w:cs="Consolas"/>
          <w:sz w:val="20"/>
          <w:szCs w:val="20"/>
        </w:rPr>
      </w:r>
    </w:p>
    <w:p>
      <w:pPr>
        <w:pBdr/>
        <w:shd w:val="clear" w:color="auto" w:fill="efefef"/>
        <w:spacing w:after="0"/>
        <w:ind/>
        <w:rPr>
          <w:rFonts w:ascii="Consolas" w:hAnsi="Consolas" w:eastAsia="Consolas" w:cs="Consolas"/>
          <w:sz w:val="20"/>
          <w:szCs w:val="20"/>
        </w:rPr>
      </w:pPr>
      <w:r>
        <w:rPr>
          <w:rFonts w:ascii="Consolas" w:hAnsi="Consolas" w:eastAsia="Consolas" w:cs="Consolas"/>
          <w:sz w:val="20"/>
          <w:szCs w:val="20"/>
          <w:rtl w:val="0"/>
        </w:rPr>
        <w:t xml:space="preserve">        </w:t>
        <w:tab/>
        <w:tab/>
        <w:t xml:space="preserve">lang="en"</w:t>
      </w:r>
      <w:r>
        <w:rPr>
          <w:rFonts w:ascii="Consolas" w:hAnsi="Consolas" w:eastAsia="Consolas" w:cs="Consolas"/>
          <w:sz w:val="20"/>
          <w:szCs w:val="20"/>
        </w:rPr>
      </w:r>
      <w:r>
        <w:rPr>
          <w:rFonts w:ascii="Consolas" w:hAnsi="Consolas" w:eastAsia="Consolas" w:cs="Consolas"/>
          <w:sz w:val="20"/>
          <w:szCs w:val="20"/>
        </w:rPr>
      </w:r>
    </w:p>
    <w:p>
      <w:pPr>
        <w:pBdr/>
        <w:shd w:val="clear" w:color="auto" w:fill="efefef"/>
        <w:spacing w:after="0"/>
        <w:ind/>
        <w:rPr>
          <w:rFonts w:ascii="Consolas" w:hAnsi="Consolas" w:eastAsia="Consolas" w:cs="Consolas"/>
          <w:sz w:val="20"/>
          <w:szCs w:val="20"/>
        </w:rPr>
      </w:pPr>
      <w:r>
        <w:rPr>
          <w:rFonts w:ascii="Consolas" w:hAnsi="Consolas" w:eastAsia="Consolas" w:cs="Consolas"/>
          <w:sz w:val="20"/>
          <w:szCs w:val="20"/>
          <w:rtl w:val="0"/>
        </w:rPr>
        <w:t xml:space="preserve">        </w:t>
        <w:tab/>
        <w:tab/>
        <w:t xml:space="preserve">defaultLang="en"</w:t>
      </w:r>
      <w:r>
        <w:rPr>
          <w:rFonts w:ascii="Consolas" w:hAnsi="Consolas" w:eastAsia="Consolas" w:cs="Consolas"/>
          <w:sz w:val="20"/>
          <w:szCs w:val="20"/>
        </w:rPr>
      </w:r>
      <w:r>
        <w:rPr>
          <w:rFonts w:ascii="Consolas" w:hAnsi="Consolas" w:eastAsia="Consolas" w:cs="Consolas"/>
          <w:sz w:val="20"/>
          <w:szCs w:val="20"/>
        </w:rPr>
      </w:r>
    </w:p>
    <w:p>
      <w:pPr>
        <w:pBdr/>
        <w:shd w:val="clear" w:color="auto" w:fill="efefef"/>
        <w:spacing w:after="0"/>
        <w:ind/>
        <w:rPr>
          <w:rFonts w:ascii="Consolas" w:hAnsi="Consolas" w:eastAsia="Consolas" w:cs="Consolas"/>
          <w:sz w:val="20"/>
          <w:szCs w:val="20"/>
        </w:rPr>
      </w:pPr>
      <w:r>
        <w:rPr>
          <w:rFonts w:ascii="Consolas" w:hAnsi="Consolas" w:eastAsia="Consolas" w:cs="Consolas"/>
          <w:sz w:val="20"/>
          <w:szCs w:val="20"/>
          <w:rtl w:val="0"/>
        </w:rPr>
        <w:t xml:space="preserve">        </w:t>
        <w:tab/>
        <w:tab/>
        <w:t xml:space="preserve">distinct="true"</w:t>
      </w:r>
      <w:r>
        <w:rPr>
          <w:rFonts w:ascii="Consolas" w:hAnsi="Consolas" w:eastAsia="Consolas" w:cs="Consolas"/>
          <w:sz w:val="20"/>
          <w:szCs w:val="20"/>
        </w:rPr>
      </w:r>
      <w:r>
        <w:rPr>
          <w:rFonts w:ascii="Consolas" w:hAnsi="Consolas" w:eastAsia="Consolas" w:cs="Consolas"/>
          <w:sz w:val="20"/>
          <w:szCs w:val="20"/>
        </w:rPr>
      </w:r>
    </w:p>
    <w:p>
      <w:pPr>
        <w:pBdr/>
        <w:shd w:val="clear" w:color="auto" w:fill="efefef"/>
        <w:spacing w:after="0"/>
        <w:ind/>
        <w:rPr>
          <w:rFonts w:ascii="Consolas" w:hAnsi="Consolas" w:eastAsia="Consolas" w:cs="Consolas"/>
          <w:sz w:val="20"/>
          <w:szCs w:val="20"/>
        </w:rPr>
      </w:pPr>
      <w:r>
        <w:rPr>
          <w:rFonts w:ascii="Consolas" w:hAnsi="Consolas" w:eastAsia="Consolas" w:cs="Consolas"/>
          <w:sz w:val="20"/>
          <w:szCs w:val="20"/>
          <w:rtl w:val="0"/>
        </w:rPr>
        <w:t xml:space="preserve">        </w:t>
        <w:tab/>
        <w:tab/>
        <w:t xml:space="preserve">limit="1000"</w:t>
      </w:r>
      <w:r>
        <w:rPr>
          <w:rFonts w:ascii="Consolas" w:hAnsi="Consolas" w:eastAsia="Consolas" w:cs="Consolas"/>
          <w:sz w:val="20"/>
          <w:szCs w:val="20"/>
        </w:rPr>
      </w:r>
      <w:r>
        <w:rPr>
          <w:rFonts w:ascii="Consolas" w:hAnsi="Consolas" w:eastAsia="Consolas" w:cs="Consolas"/>
          <w:sz w:val="20"/>
          <w:szCs w:val="20"/>
        </w:rPr>
      </w:r>
    </w:p>
    <w:p>
      <w:pPr>
        <w:pBdr/>
        <w:shd w:val="clear" w:color="auto" w:fill="efefef"/>
        <w:spacing w:after="0"/>
        <w:ind/>
        <w:rPr>
          <w:rFonts w:ascii="Consolas" w:hAnsi="Consolas" w:eastAsia="Consolas" w:cs="Consolas"/>
          <w:sz w:val="20"/>
          <w:szCs w:val="20"/>
        </w:rPr>
      </w:pPr>
      <w:r>
        <w:rPr>
          <w:rFonts w:ascii="Consolas" w:hAnsi="Consolas" w:eastAsia="Consolas" w:cs="Consolas"/>
          <w:sz w:val="20"/>
          <w:szCs w:val="20"/>
          <w:rtl w:val="0"/>
        </w:rPr>
        <w:t xml:space="preserve">        </w:t>
        <w:tab/>
        <w:tab/>
        <w:t xml:space="preserve">debug="true"</w:t>
      </w:r>
      <w:r>
        <w:rPr>
          <w:rFonts w:ascii="Consolas" w:hAnsi="Consolas" w:eastAsia="Consolas" w:cs="Consolas"/>
          <w:sz w:val="20"/>
          <w:szCs w:val="20"/>
        </w:rPr>
      </w:r>
      <w:r>
        <w:rPr>
          <w:rFonts w:ascii="Consolas" w:hAnsi="Consolas" w:eastAsia="Consolas" w:cs="Consolas"/>
          <w:sz w:val="20"/>
          <w:szCs w:val="20"/>
        </w:rPr>
      </w:r>
    </w:p>
    <w:p>
      <w:pPr>
        <w:pBdr/>
        <w:shd w:val="clear" w:color="auto" w:fill="efefef"/>
        <w:spacing w:after="0"/>
        <w:ind/>
        <w:rPr/>
      </w:pPr>
      <w:r>
        <w:rPr>
          <w:rFonts w:ascii="Consolas" w:hAnsi="Consolas" w:eastAsia="Consolas" w:cs="Consolas"/>
          <w:sz w:val="20"/>
          <w:szCs w:val="20"/>
          <w:rtl w:val="0"/>
        </w:rPr>
        <w:t xml:space="preserve">    </w:t>
        <w:tab/>
        <w:t xml:space="preserve">&gt;&lt;/spar-natural&gt;</w:t>
      </w:r>
      <w:r>
        <w:rPr>
          <w:rtl w:val="0"/>
        </w:rPr>
      </w:r>
      <w:r/>
    </w:p>
    <w:p>
      <w:pPr>
        <w:pBdr/>
        <w:spacing/>
        <w:ind/>
        <w:rPr/>
      </w:pPr>
      <w:r>
        <w:rPr>
          <w:rtl w:val="0"/>
        </w:rPr>
      </w:r>
      <w:r/>
    </w:p>
    <w:p>
      <w:pPr>
        <w:pStyle w:val="887"/>
        <w:pBdr/>
        <w:spacing/>
        <w:ind/>
        <w:rPr/>
      </w:pPr>
      <w:r/>
      <w:bookmarkStart w:id="26" w:name="_heading=h.edq6ccf31o4w"/>
      <w:r/>
      <w:bookmarkEnd w:id="26"/>
      <w:r>
        <w:rPr>
          <w:rtl w:val="0"/>
        </w:rPr>
        <w:t xml:space="preserve">Test and enjoy</w:t>
      </w:r>
      <w:r/>
    </w:p>
    <w:p>
      <w:pPr>
        <w:pBdr/>
        <w:spacing/>
        <w:ind/>
        <w:rPr/>
      </w:pPr>
      <w:r>
        <w:rPr>
          <w:rtl w:val="0"/>
        </w:rPr>
        <w:t xml:space="preserve">Open a CORS-enabled browser to load the index.html file in it : you should see your 2 classes linked with your properties, populated by the data from your SPARQL endpoint:</w:t>
      </w:r>
      <w:r>
        <w:rPr>
          <w:rtl w:val="0"/>
        </w:rPr>
      </w:r>
      <w:r/>
    </w:p>
    <w:p>
      <w:pPr>
        <w:pBdr/>
        <w:spacing/>
        <w:ind/>
        <w:rPr/>
      </w:pPr>
      <w:r>
        <mc:AlternateContent>
          <mc:Choice Requires="wpg">
            <w:drawing>
              <wp:inline xmlns:wp="http://schemas.openxmlformats.org/drawingml/2006/wordprocessingDrawing" distT="0" distB="0" distL="0" distR="0">
                <wp:extent cx="5752465" cy="2961640"/>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ic:nvPr/>
                      </pic:nvPicPr>
                      <pic:blipFill>
                        <a:blip r:embed="rId48"/>
                        <a:srcRect l="0" t="0" r="0" b="0"/>
                        <a:stretch/>
                      </pic:blipFill>
                      <pic:spPr bwMode="auto">
                        <a:xfrm>
                          <a:off x="0" y="0"/>
                          <a:ext cx="5752465" cy="2961640"/>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52.95pt;height:233.20pt;mso-wrap-distance-left:0.00pt;mso-wrap-distance-top:0.00pt;mso-wrap-distance-right:0.00pt;mso-wrap-distance-bottom:0.00pt;z-index:1;">
                <v:imagedata r:id="rId48" o:title=""/>
                <o:lock v:ext="edit" rotation="t"/>
              </v:shape>
            </w:pict>
          </mc:Fallback>
        </mc:AlternateContent>
      </w:r>
      <w:r>
        <w:rPr>
          <w:rtl w:val="0"/>
        </w:rPr>
      </w:r>
      <w:r/>
    </w:p>
    <w:p>
      <w:pPr>
        <w:pBdr/>
        <w:spacing/>
        <w:ind/>
        <w:rPr/>
      </w:pPr>
      <w:r>
        <w:rPr>
          <w:rtl w:val="0"/>
        </w:rPr>
      </w:r>
      <w:r/>
    </w:p>
    <w:p>
      <w:pPr>
        <w:pBdr/>
        <w:spacing/>
        <w:ind/>
        <w:rPr/>
      </w:pPr>
      <w:r>
        <w:rPr>
          <w:rtl w:val="0"/>
        </w:rPr>
        <w:t xml:space="preserve">If everything is OK, you should see a list of Person URIs (or another class from your knowledge graph) listed in the dropdown. You can try to build a query and verify that it works !</w:t>
      </w:r>
      <w:r/>
    </w:p>
    <w:p>
      <w:pPr>
        <w:pBdr/>
        <w:spacing/>
        <w:ind/>
        <w:rPr/>
      </w:pPr>
      <w:r>
        <w:rPr>
          <w:rtl w:val="0"/>
        </w:rPr>
        <w:t xml:space="preserve">If it does not work:</w:t>
      </w:r>
      <w:r/>
    </w:p>
    <w:p>
      <w:pPr>
        <w:numPr>
          <w:ilvl w:val="0"/>
          <w:numId w:val="6"/>
        </w:numPr>
        <w:pBdr/>
        <w:spacing w:after="0"/>
        <w:ind w:hanging="360" w:left="720"/>
        <w:rPr/>
      </w:pPr>
      <w:r>
        <w:rPr>
          <w:rtl w:val="0"/>
        </w:rPr>
        <w:t xml:space="preserve">check that the URIs you used in your configuration file for the 2 classes and the property do correspond to actual URI from your knowledge graph.</w:t>
      </w:r>
      <w:r/>
    </w:p>
    <w:p>
      <w:pPr>
        <w:numPr>
          <w:ilvl w:val="0"/>
          <w:numId w:val="6"/>
        </w:numPr>
        <w:pBdr/>
        <w:spacing/>
        <w:ind w:hanging="360" w:left="720"/>
        <w:rPr/>
      </w:pPr>
      <w:r>
        <w:rPr>
          <w:rtl w:val="0"/>
        </w:rPr>
        <w:t xml:space="preserve">debug the SPARQL query by opening your web browser console (F12 key) and monitor the SPARQL query that is sent to populate the dropdown box.</w:t>
      </w:r>
      <w:r/>
    </w:p>
    <w:p>
      <w:pPr>
        <w:pBdr/>
        <w:spacing/>
        <w:ind/>
        <w:rPr/>
      </w:pPr>
      <w:r>
        <w:rPr>
          <w:rtl w:val="0"/>
        </w:rPr>
        <w:t xml:space="preserve">Congratulations, you have successfully completed this “Hello Sparnatural” tutorial !</w:t>
      </w:r>
      <w:r/>
    </w:p>
    <w:p>
      <w:pPr>
        <w:pStyle w:val="887"/>
        <w:pBdr/>
        <w:spacing/>
        <w:ind/>
        <w:rPr/>
      </w:pPr>
      <w:r/>
      <w:bookmarkStart w:id="27" w:name="_heading=h.d6yju7l4w35x"/>
      <w:r/>
      <w:bookmarkEnd w:id="27"/>
      <w:r>
        <w:rPr>
          <w:rtl w:val="0"/>
        </w:rPr>
        <w:t xml:space="preserve">Next steps</w:t>
      </w:r>
      <w:r/>
    </w:p>
    <w:p>
      <w:pPr>
        <w:pBdr/>
        <w:shd w:val="clear" w:color="auto" w:fill="ffffff"/>
        <w:spacing w:after="0" w:line="276" w:lineRule="auto"/>
        <w:ind/>
        <w:rPr>
          <w:b/>
          <w:u w:val="single"/>
        </w:rPr>
      </w:pPr>
      <w:r>
        <w:rPr>
          <w:b/>
          <w:u w:val="single"/>
          <w:rtl w:val="0"/>
        </w:rPr>
      </w:r>
      <w:commentRangeStart w:id="6"/>
      <w:r>
        <w:rPr>
          <w:b/>
          <w:u w:val="single"/>
          <w:rtl w:val="0"/>
        </w:rPr>
        <w:t xml:space="preserve">Look at the provided configuration ontology</w:t>
      </w:r>
      <w:r>
        <w:rPr>
          <w:b/>
          <w:u w:val="single"/>
        </w:rPr>
      </w:r>
      <w:r>
        <w:rPr>
          <w:b/>
          <w:u w:val="single"/>
        </w:rPr>
      </w:r>
    </w:p>
    <w:p>
      <w:pPr>
        <w:pBdr/>
        <w:shd w:val="clear" w:color="auto" w:fill="ffffff"/>
        <w:spacing w:after="0" w:line="276" w:lineRule="auto"/>
        <w:ind/>
        <w:rPr/>
      </w:pPr>
      <w:r>
        <w:rPr>
          <w:rtl w:val="0"/>
        </w:rPr>
        <w:t xml:space="preserve">The tutorial folder comes with an included ontology in the “config.ttl” file. You can try loading this ontology in Protégé and have a look at the various configuration features it contains, as a source of inspiration.</w:t>
      </w:r>
      <w:r/>
      <w:commentRangeEnd w:id="6"/>
      <w:r>
        <w:commentReference w:id="6"/>
      </w:r>
      <w:ins w:id="69" w:author="thomas" w:date="2024-05-31T14:54:19Z" oouserid="thomas">
        <w:r/>
      </w:ins>
      <w:r/>
    </w:p>
    <w:p>
      <w:pPr>
        <w:pBdr/>
        <w:shd w:val="clear" w:color="auto" w:fill="ffffff"/>
        <w:spacing w:after="0" w:line="276" w:lineRule="auto"/>
        <w:ind/>
        <w:rPr/>
      </w:pPr>
      <w:r>
        <w:rPr>
          <w:rtl w:val="0"/>
        </w:rPr>
      </w:r>
      <w:r/>
    </w:p>
    <w:p>
      <w:pPr>
        <w:pBdr/>
        <w:shd w:val="clear" w:color="auto" w:fill="ffffff"/>
        <w:spacing w:after="0" w:line="276" w:lineRule="auto"/>
        <w:ind/>
        <w:rPr>
          <w:b/>
          <w:u w:val="single"/>
        </w:rPr>
      </w:pPr>
      <w:r>
        <w:rPr>
          <w:b/>
          <w:u w:val="single"/>
          <w:rtl w:val="0"/>
        </w:rPr>
        <w:t xml:space="preserve">Read the configuration how-to</w:t>
      </w:r>
      <w:r>
        <w:rPr>
          <w:b/>
          <w:u w:val="single"/>
        </w:rPr>
      </w:r>
      <w:r>
        <w:rPr>
          <w:b/>
          <w:u w:val="single"/>
        </w:rPr>
      </w:r>
    </w:p>
    <w:p>
      <w:pPr>
        <w:pBdr/>
        <w:shd w:val="clear" w:color="auto" w:fill="ffffff"/>
        <w:spacing w:after="0" w:line="276" w:lineRule="auto"/>
        <w:ind/>
        <w:rPr/>
      </w:pPr>
      <w:r>
        <w:rPr>
          <w:rtl w:val="0"/>
        </w:rPr>
        <w:t xml:space="preserve">Sparnatural offers many nice features to explore your knowledge graph :</w:t>
      </w:r>
      <w:r/>
    </w:p>
    <w:p>
      <w:pPr>
        <w:numPr>
          <w:ilvl w:val="0"/>
          <w:numId w:val="4"/>
        </w:numPr>
        <w:pBdr/>
        <w:shd w:val="clear" w:color="auto" w:fill="ffffff"/>
        <w:spacing w:after="0" w:line="276" w:lineRule="auto"/>
        <w:ind w:hanging="360" w:left="720"/>
        <w:rPr>
          <w:color w:val="000000"/>
        </w:rPr>
      </w:pPr>
      <w:r>
        <w:rPr>
          <w:color w:val="000000"/>
          <w:rtl w:val="0"/>
        </w:rPr>
        <w:t xml:space="preserve">Autocomplete </w:t>
      </w:r>
      <w:r>
        <w:rPr>
          <w:rtl w:val="0"/>
        </w:rPr>
        <w:t xml:space="preserve">widgets</w:t>
      </w:r>
      <w:r>
        <w:rPr>
          <w:color w:val="000000"/>
          <w:rtl w:val="0"/>
        </w:rPr>
        <w:t xml:space="preserve">, </w:t>
      </w:r>
      <w:r>
        <w:rPr>
          <w:rtl w:val="0"/>
        </w:rPr>
        <w:t xml:space="preserve">t</w:t>
      </w:r>
      <w:r>
        <w:rPr>
          <w:color w:val="000000"/>
          <w:rtl w:val="0"/>
        </w:rPr>
        <w:t xml:space="preserve">rees, </w:t>
      </w:r>
      <w:r>
        <w:rPr>
          <w:rtl w:val="0"/>
        </w:rPr>
        <w:t xml:space="preserve">maps, calendars</w:t>
      </w:r>
      <w:r>
        <w:rPr>
          <w:color w:val="000000"/>
          <w:rtl w:val="0"/>
        </w:rPr>
        <w:t xml:space="preserve"> and </w:t>
      </w:r>
      <w:r>
        <w:rPr>
          <w:rtl w:val="0"/>
        </w:rPr>
        <w:t xml:space="preserve">more.</w:t>
      </w:r>
      <w:r>
        <w:rPr>
          <w:color w:val="000000"/>
        </w:rPr>
      </w:r>
      <w:r>
        <w:rPr>
          <w:color w:val="000000"/>
        </w:rPr>
      </w:r>
    </w:p>
    <w:p>
      <w:pPr>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ffffff"/>
        <w:spacing w:after="0" w:line="276" w:lineRule="auto"/>
        <w:ind w:hanging="360" w:left="720"/>
        <w:rPr/>
      </w:pPr>
      <w:r>
        <w:rPr>
          <w:rtl w:val="0"/>
        </w:rPr>
        <w:t xml:space="preserve">Ability to map the configuration ontology to the underlying knowledge graph structure, if you want to display things with a different structure.</w:t>
      </w:r>
      <w:r/>
    </w:p>
    <w:p>
      <w:pPr>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ffffff"/>
        <w:spacing w:after="0" w:line="276" w:lineRule="auto"/>
        <w:ind w:hanging="360" w:left="720"/>
        <w:rPr/>
      </w:pPr>
      <w:r>
        <w:rPr>
          <w:rtl w:val="0"/>
        </w:rPr>
        <w:t xml:space="preserve">Ability to </w:t>
      </w:r>
      <w:r>
        <w:rPr>
          <w:color w:val="000000"/>
          <w:rtl w:val="0"/>
        </w:rPr>
        <w:t xml:space="preserve">enable optional, negative or multilingual </w:t>
      </w:r>
      <w:r>
        <w:rPr>
          <w:rtl w:val="0"/>
        </w:rPr>
        <w:t xml:space="preserve">properties.</w:t>
      </w:r>
      <w:r/>
    </w:p>
    <w:p>
      <w:pPr>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ffffff"/>
        <w:spacing w:after="0" w:line="276" w:lineRule="auto"/>
        <w:ind w:hanging="360" w:left="720"/>
        <w:rPr/>
      </w:pPr>
      <w:r>
        <w:rPr>
          <w:rtl w:val="0"/>
        </w:rPr>
        <w:t xml:space="preserve">Ability to customize Sparnatural through a CSS theme file.</w:t>
      </w:r>
      <w:r/>
    </w:p>
    <w:p>
      <w:pPr>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ffffff"/>
        <w:spacing w:after="0" w:line="276" w:lineRule="auto"/>
        <w:ind w:hanging="360" w:left="720"/>
        <w:rPr>
          <w:del w:id="70" w:author="thomas" w:date="2024-05-31T14:54:32Z" oouserid="thomas"/>
        </w:rPr>
      </w:pPr>
      <w:del w:id="71" w:author="thomas" w:date="2024-05-31T14:54:32Z" oouserid="thomas">
        <w:r>
          <w:rPr>
            <w:rtl w:val="0"/>
          </w:rPr>
          <w:delText xml:space="preserve">Ability to configure </w:delText>
        </w:r>
      </w:del>
      <w:del w:id="72" w:author="thomas" w:date="2024-05-31T14:54:32Z" oouserid="thomas">
        <w:r>
          <w:rPr>
            <w:color w:val="000000"/>
            <w:rtl w:val="0"/>
          </w:rPr>
          <w:delText xml:space="preserve">Sparnatural using a </w:delText>
        </w:r>
      </w:del>
      <w:del w:id="73" w:author="thomas" w:date="2024-05-31T14:54:32Z" oouserid="thomas">
        <w:r>
          <w:rPr>
            <w:rtl w:val="0"/>
          </w:rPr>
          <w:delText xml:space="preserve">(Google or Excel) </w:delText>
        </w:r>
      </w:del>
      <w:del w:id="74" w:author="thomas" w:date="2024-05-31T14:54:32Z" oouserid="thomas">
        <w:r>
          <w:rPr>
            <w:color w:val="000000"/>
            <w:rtl w:val="0"/>
          </w:rPr>
          <w:delText xml:space="preserve">spreadsheet</w:delText>
        </w:r>
      </w:del>
      <w:del w:id="75" w:author="thomas" w:date="2024-05-31T14:54:32Z" oouserid="thomas">
        <w:r>
          <w:rPr>
            <w:rtl w:val="0"/>
          </w:rPr>
        </w:r>
      </w:del>
      <w:del w:id="76" w:author="thomas" w:date="2024-05-31T14:54:32Z" oouserid="thomas">
        <w:r/>
      </w:del>
    </w:p>
    <w:p>
      <w:pPr>
        <w:pBdr/>
        <w:shd w:val="clear" w:color="auto" w:fill="ffffff"/>
        <w:spacing w:after="480" w:line="276" w:lineRule="auto"/>
        <w:ind/>
        <w:rPr/>
      </w:pPr>
      <w:r>
        <w:rPr>
          <w:rtl w:val="0"/>
        </w:rPr>
      </w:r>
      <w:r/>
    </w:p>
    <w:p>
      <w:pPr>
        <w:pBdr/>
        <w:shd w:val="clear" w:color="auto" w:fill="ffffff"/>
        <w:spacing w:after="480" w:line="276" w:lineRule="auto"/>
        <w:ind/>
        <w:rPr/>
      </w:pPr>
      <w:r>
        <w:rPr>
          <w:rtl w:val="0"/>
        </w:rPr>
        <w:t xml:space="preserve">All of these you can learn in the « </w:t>
      </w:r>
      <w:sdt>
        <w:sdtPr>
          <w15:appearance w15:val="boundingBox"/>
          <w:showingPlcHdr w:val="true"/>
          <w:tag w:val="goog_rdk_0"/>
          <w:rPr/>
        </w:sdtPr>
        <w:sdtContent>
          <w:r>
            <w:t xml:space="preserve">    </w:t>
          </w:r>
        </w:sdtContent>
      </w:sdt>
      <w:r>
        <w:rPr>
          <w:rtl w:val="0"/>
        </w:rPr>
        <w:t xml:space="preserve">How-to configure Sparnatural </w:t>
      </w:r>
      <w:r>
        <w:rPr>
          <w:rtl w:val="0"/>
        </w:rPr>
        <w:t xml:space="preserve">» document. The </w:t>
      </w:r>
      <w:hyperlink r:id="rId49" w:tooltip="https://docs.sparnatural.eu" w:history="1">
        <w:r>
          <w:rPr>
            <w:color w:val="1155cc"/>
            <w:u w:val="single"/>
            <w:rtl w:val="0"/>
          </w:rPr>
          <w:t xml:space="preserve">Sparnatural documentation website</w:t>
        </w:r>
      </w:hyperlink>
      <w:r>
        <w:rPr>
          <w:rtl w:val="0"/>
        </w:rPr>
        <w:t xml:space="preserve"> offers comprehensive documentation on all the features. The </w:t>
      </w:r>
      <w:hyperlink r:id="rId50" w:tooltip="https://github.com/sparna-git/Sparnatural" w:history="1">
        <w:r>
          <w:rPr>
            <w:color w:val="1155cc"/>
            <w:u w:val="single"/>
            <w:rtl w:val="0"/>
          </w:rPr>
          <w:t xml:space="preserve">Github repository of Sparnatural</w:t>
        </w:r>
      </w:hyperlink>
      <w:r>
        <w:rPr>
          <w:rtl w:val="0"/>
        </w:rPr>
        <w:t xml:space="preserve"> is where you can ask questions, report bugs, and reach us. </w:t>
      </w:r>
      <w:r/>
    </w:p>
    <w:p>
      <w:pPr>
        <w:pBdr/>
        <w:shd w:val="clear" w:color="auto" w:fill="ffffff"/>
        <w:spacing w:after="0" w:line="276" w:lineRule="auto"/>
        <w:ind/>
        <w:rPr>
          <w:b/>
          <w:u w:val="single"/>
        </w:rPr>
      </w:pPr>
      <w:r>
        <w:rPr>
          <w:b/>
          <w:u w:val="single"/>
          <w:rtl w:val="0"/>
        </w:rPr>
        <w:t xml:space="preserve">Tune the HTML and upload the demo page online</w:t>
      </w:r>
      <w:r>
        <w:rPr>
          <w:b/>
          <w:u w:val="single"/>
        </w:rPr>
      </w:r>
      <w:r>
        <w:rPr>
          <w:b/>
          <w:u w:val="single"/>
        </w:rPr>
      </w:r>
    </w:p>
    <w:p>
      <w:pPr>
        <w:pBdr/>
        <w:spacing/>
        <w:ind/>
        <w:rPr/>
      </w:pPr>
      <w:r>
        <w:rPr>
          <w:rtl w:val="0"/>
        </w:rPr>
        <w:t xml:space="preserve">You can further tune the content of the index.html webpage, and customize it anyway you like. Once done, you can simply upload the entire folder on a (your) web server so that it is publicly accessible !</w:t>
      </w:r>
      <w:r/>
    </w:p>
    <w:p>
      <w:pPr>
        <w:pBdr/>
        <w:spacing/>
        <w:ind/>
        <w:rPr/>
      </w:pPr>
      <w:r>
        <w:rPr>
          <w:rtl w:val="0"/>
        </w:rPr>
      </w:r>
      <w:r/>
    </w:p>
    <w:p>
      <w:pPr>
        <w:pStyle w:val="887"/>
        <w:pBdr/>
        <w:spacing/>
        <w:ind/>
        <w:rPr/>
      </w:pPr>
      <w:r/>
      <w:bookmarkStart w:id="28" w:name="_heading=h.expcutf8unbu"/>
      <w:r/>
      <w:bookmarkEnd w:id="28"/>
      <w:r>
        <w:rPr>
          <w:rtl w:val="0"/>
        </w:rPr>
        <w:t xml:space="preserve">Annex : adjust the example queries</w:t>
      </w:r>
      <w:r/>
    </w:p>
    <w:p>
      <w:pPr>
        <w:pBdr/>
        <w:spacing/>
        <w:ind/>
        <w:rPr/>
      </w:pPr>
      <w:r>
        <w:rPr>
          <w:rtl w:val="0"/>
        </w:rPr>
      </w:r>
      <w:r/>
    </w:p>
    <w:p>
      <w:pPr>
        <w:pBdr/>
        <w:spacing/>
        <w:ind/>
        <w:rPr/>
      </w:pPr>
      <w:r>
        <w:rPr>
          <w:rtl w:val="0"/>
        </w:rPr>
        <w:t xml:space="preserve">To give the users a few examples of queries they could write in the interface, you can save sample queries to display in the HTML page.</w:t>
      </w:r>
      <w:r/>
    </w:p>
    <w:p>
      <w:pPr>
        <w:pBdr/>
        <w:spacing/>
        <w:ind/>
        <w:rPr/>
      </w:pPr>
      <w:r>
        <w:rPr>
          <w:rtl w:val="0"/>
        </w:rPr>
        <w:t xml:space="preserve">Save the sample queries only after your Sparnatural configuration ontology is stable. Otherwise there is a risk that you will need to rewrite them.</w:t>
      </w:r>
      <w:r/>
    </w:p>
    <w:p>
      <w:pPr>
        <w:pBdr/>
        <w:spacing/>
        <w:ind/>
        <w:rPr/>
      </w:pPr>
      <w:r>
        <w:rPr>
          <w:rtl w:val="0"/>
        </w:rPr>
        <w:t xml:space="preserve">Start creating a query via the in-place query builder and open your browser console at the same time. Here you can see that each time you add a new parameter to your query, a new « Sparnatural JSON query structure » message appears.</w:t>
      </w:r>
      <w:r/>
    </w:p>
    <w:p>
      <w:pPr>
        <w:pBdr/>
        <w:spacing/>
        <w:ind/>
        <w:rPr/>
      </w:pPr>
      <w:r>
        <w:rPr>
          <w:rtl w:val="0"/>
        </w:rPr>
        <w:t xml:space="preserve">Once your query written, then find the last « Object » in the Sparnatural JSON query structures listed here : </w:t>
      </w:r>
      <w:r/>
    </w:p>
    <w:p>
      <w:pPr>
        <w:pBdr/>
        <w:spacing/>
        <w:ind/>
        <w:rPr/>
      </w:pPr>
      <w:r>
        <mc:AlternateContent>
          <mc:Choice Requires="wpg">
            <w:drawing>
              <wp:inline xmlns:wp="http://schemas.openxmlformats.org/drawingml/2006/wordprocessingDrawing" distT="0" distB="0" distL="0" distR="0">
                <wp:extent cx="5757545" cy="3141345"/>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ic:nvPr/>
                      </pic:nvPicPr>
                      <pic:blipFill>
                        <a:blip r:embed="rId51"/>
                        <a:srcRect l="0" t="0" r="0" b="0"/>
                        <a:stretch/>
                      </pic:blipFill>
                      <pic:spPr bwMode="auto">
                        <a:xfrm>
                          <a:off x="0" y="0"/>
                          <a:ext cx="5757544" cy="3141345"/>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453.35pt;height:247.35pt;mso-wrap-distance-left:0.00pt;mso-wrap-distance-top:0.00pt;mso-wrap-distance-right:0.00pt;mso-wrap-distance-bottom:0.00pt;z-index:1;">
                <v:imagedata r:id="rId51" o:title=""/>
                <o:lock v:ext="edit" rotation="t"/>
              </v:shape>
            </w:pict>
          </mc:Fallback>
        </mc:AlternateContent>
      </w:r>
      <w:r>
        <w:rPr>
          <w:rtl w:val="0"/>
        </w:rPr>
      </w:r>
      <w:r/>
    </w:p>
    <w:p>
      <w:pPr>
        <w:pBdr/>
        <w:spacing/>
        <w:ind/>
        <w:rPr/>
      </w:pPr>
      <w:r>
        <w:rPr>
          <w:rtl w:val="0"/>
        </w:rPr>
      </w:r>
      <w:r/>
    </w:p>
    <w:p>
      <w:pPr>
        <w:pBdr/>
        <w:spacing/>
        <w:ind/>
        <w:rPr/>
      </w:pPr>
      <w:r>
        <w:rPr>
          <w:rtl w:val="0"/>
        </w:rPr>
        <w:t xml:space="preserve">then right click on it and select « Copy object ».</w:t>
      </w:r>
      <w:r/>
    </w:p>
    <w:p>
      <w:pPr>
        <w:pBdr/>
        <w:spacing/>
        <w:ind/>
        <w:rPr/>
      </w:pPr>
      <w:r>
        <w:rPr>
          <w:rtl w:val="0"/>
        </w:rPr>
      </w:r>
      <w:commentRangeStart w:id="7"/>
      <w:r>
        <w:rPr>
          <w:rtl w:val="0"/>
        </w:rPr>
        <w:t xml:space="preserve">Edit the example-querues.js javascript file :</w:t>
      </w:r>
      <w:commentRangeEnd w:id="7"/>
      <w:r>
        <w:commentReference w:id="7"/>
      </w:r>
      <w:r/>
      <w:r/>
    </w:p>
    <w:p>
      <w:pPr>
        <w:pBdr/>
        <w:spacing/>
        <w:ind/>
        <w:rPr/>
      </w:pPr>
      <w:r>
        <w:rPr>
          <w:rtl w:val="0"/>
        </w:rPr>
      </w:r>
      <w:r/>
    </w:p>
    <w:p>
      <w:pPr>
        <w:pBdr/>
        <w:spacing/>
        <w:ind/>
        <w:rPr/>
      </w:pPr>
      <w:r>
        <mc:AlternateContent>
          <mc:Choice Requires="wpg">
            <w:drawing>
              <wp:inline xmlns:wp="http://schemas.openxmlformats.org/drawingml/2006/wordprocessingDrawing" distT="0" distB="0" distL="0" distR="0">
                <wp:extent cx="5757545" cy="3259455"/>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ic:nvPr/>
                      </pic:nvPicPr>
                      <pic:blipFill>
                        <a:blip r:embed="rId52"/>
                        <a:srcRect l="0" t="0" r="0" b="0"/>
                        <a:stretch/>
                      </pic:blipFill>
                      <pic:spPr bwMode="auto">
                        <a:xfrm>
                          <a:off x="0" y="0"/>
                          <a:ext cx="5757544" cy="3259455"/>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453.35pt;height:256.65pt;mso-wrap-distance-left:0.00pt;mso-wrap-distance-top:0.00pt;mso-wrap-distance-right:0.00pt;mso-wrap-distance-bottom:0.00pt;z-index:1;">
                <v:imagedata r:id="rId52" o:title=""/>
                <o:lock v:ext="edit" rotation="t"/>
              </v:shape>
            </w:pict>
          </mc:Fallback>
        </mc:AlternateContent>
      </w:r>
      <w:r>
        <w:rPr>
          <w:rtl w:val="0"/>
        </w:rPr>
      </w:r>
      <w:r/>
    </w:p>
    <w:p>
      <w:pPr>
        <w:numPr>
          <w:ilvl w:val="0"/>
          <w:numId w:val="3"/>
        </w:numPr>
        <w:pBdr/>
        <w:spacing w:after="0"/>
        <w:ind w:hanging="360" w:left="720"/>
        <w:rPr/>
      </w:pPr>
      <w:r>
        <w:rPr>
          <w:rtl w:val="0"/>
        </w:rPr>
        <w:t xml:space="preserve">Select the value of “example_1” variable, from the first “{“ character to the last “}”, and Paste what you have copied from the console.</w:t>
      </w:r>
      <w:r/>
    </w:p>
    <w:p>
      <w:pPr>
        <w:numPr>
          <w:ilvl w:val="0"/>
          <w:numId w:val="3"/>
        </w:numPr>
        <w:pBdr/>
        <w:spacing w:after="0"/>
        <w:ind w:hanging="360" w:left="720"/>
        <w:rPr/>
      </w:pPr>
      <w:r>
        <w:rPr>
          <w:rtl w:val="0"/>
        </w:rPr>
        <w:t xml:space="preserve">Repeat the same process to save a second query in the “example_2” variable.</w:t>
      </w:r>
      <w:r/>
    </w:p>
    <w:p>
      <w:pPr>
        <w:numPr>
          <w:ilvl w:val="0"/>
          <w:numId w:val="3"/>
        </w:numPr>
        <w:pBdr/>
        <w:spacing w:after="0"/>
        <w:ind w:hanging="360" w:left="720"/>
        <w:rPr/>
      </w:pPr>
      <w:r>
        <w:rPr>
          <w:rtl w:val="0"/>
        </w:rPr>
        <w:t xml:space="preserve">Add more variables if needed.</w:t>
      </w:r>
      <w:r/>
    </w:p>
    <w:p>
      <w:pPr>
        <w:numPr>
          <w:ilvl w:val="0"/>
          <w:numId w:val="3"/>
        </w:numPr>
        <w:pBdr/>
        <w:spacing/>
        <w:ind w:hanging="360" w:left="720"/>
        <w:rPr/>
      </w:pPr>
      <w:r>
        <w:rPr>
          <w:rtl w:val="0"/>
        </w:rPr>
        <w:t xml:space="preserve">Save the file</w:t>
      </w:r>
      <w:r/>
    </w:p>
    <w:p>
      <w:pPr>
        <w:pBdr/>
        <w:spacing/>
        <w:ind/>
        <w:rPr/>
      </w:pPr>
      <w:r>
        <w:rPr>
          <w:rtl w:val="0"/>
        </w:rPr>
        <w:t xml:space="preserve">Edit the index.html file and uncomment the example queries section around line 57 to 64, above the “&lt;spar-natural&gt;” tag:</w:t>
      </w:r>
      <w:r/>
    </w:p>
    <w:p>
      <w:pPr>
        <w:pBdr/>
        <w:spacing/>
        <w:ind/>
        <w:rPr/>
      </w:pPr>
      <w:r>
        <w:rPr>
          <w:rtl w:val="0"/>
        </w:rPr>
      </w:r>
      <w:r/>
    </w:p>
    <w:p>
      <w:pPr>
        <w:pBdr/>
        <w:shd w:val="clear" w:color="auto" w:fill="efefef"/>
        <w:spacing w:after="0"/>
        <w:ind/>
        <w:rPr>
          <w:rFonts w:ascii="Consolas" w:hAnsi="Consolas" w:eastAsia="Consolas" w:cs="Consolas"/>
          <w:sz w:val="20"/>
          <w:szCs w:val="20"/>
        </w:rPr>
      </w:pPr>
      <w:r>
        <w:rPr>
          <w:rFonts w:ascii="Consolas" w:hAnsi="Consolas" w:eastAsia="Consolas" w:cs="Consolas"/>
          <w:sz w:val="20"/>
          <w:szCs w:val="20"/>
          <w:rtl w:val="0"/>
        </w:rPr>
        <w:t xml:space="preserve">    </w:t>
        <w:tab/>
        <w:t xml:space="preserve">&lt;!-- uncomment to enable links to load sample queries</w:t>
      </w:r>
      <w:r>
        <w:rPr>
          <w:rFonts w:ascii="Consolas" w:hAnsi="Consolas" w:eastAsia="Consolas" w:cs="Consolas"/>
          <w:sz w:val="20"/>
          <w:szCs w:val="20"/>
        </w:rPr>
      </w:r>
      <w:r>
        <w:rPr>
          <w:rFonts w:ascii="Consolas" w:hAnsi="Consolas" w:eastAsia="Consolas" w:cs="Consolas"/>
          <w:sz w:val="20"/>
          <w:szCs w:val="20"/>
        </w:rPr>
      </w:r>
    </w:p>
    <w:p>
      <w:pPr>
        <w:pBdr/>
        <w:shd w:val="clear" w:color="auto" w:fill="efefef"/>
        <w:spacing w:after="0"/>
        <w:ind/>
        <w:rPr>
          <w:rFonts w:ascii="Consolas" w:hAnsi="Consolas" w:eastAsia="Consolas" w:cs="Consolas"/>
          <w:sz w:val="20"/>
          <w:szCs w:val="20"/>
        </w:rPr>
      </w:pPr>
      <w:r>
        <w:rPr>
          <w:rFonts w:ascii="Consolas" w:hAnsi="Consolas" w:eastAsia="Consolas" w:cs="Consolas"/>
          <w:sz w:val="20"/>
          <w:szCs w:val="20"/>
          <w:rtl w:val="0"/>
        </w:rPr>
        <w:t xml:space="preserve">    </w:t>
        <w:tab/>
        <w:t xml:space="preserve">&lt;p&gt;</w:t>
      </w:r>
      <w:r>
        <w:rPr>
          <w:rFonts w:ascii="Consolas" w:hAnsi="Consolas" w:eastAsia="Consolas" w:cs="Consolas"/>
          <w:sz w:val="20"/>
          <w:szCs w:val="20"/>
        </w:rPr>
      </w:r>
      <w:r>
        <w:rPr>
          <w:rFonts w:ascii="Consolas" w:hAnsi="Consolas" w:eastAsia="Consolas" w:cs="Consolas"/>
          <w:sz w:val="20"/>
          <w:szCs w:val="20"/>
        </w:rPr>
      </w:r>
    </w:p>
    <w:p>
      <w:pPr>
        <w:pBdr/>
        <w:shd w:val="clear" w:color="auto" w:fill="efefef"/>
        <w:spacing w:after="0"/>
        <w:ind/>
        <w:rPr>
          <w:rFonts w:ascii="Consolas" w:hAnsi="Consolas" w:eastAsia="Consolas" w:cs="Consolas"/>
          <w:sz w:val="20"/>
          <w:szCs w:val="20"/>
        </w:rPr>
      </w:pPr>
      <w:r>
        <w:rPr>
          <w:rFonts w:ascii="Consolas" w:hAnsi="Consolas" w:eastAsia="Consolas" w:cs="Consolas"/>
          <w:sz w:val="20"/>
          <w:szCs w:val="20"/>
          <w:rtl w:val="0"/>
        </w:rPr>
        <w:t xml:space="preserve">      </w:t>
        <w:tab/>
        <w:t xml:space="preserve">Load example queries :</w:t>
      </w:r>
      <w:r>
        <w:rPr>
          <w:rFonts w:ascii="Consolas" w:hAnsi="Consolas" w:eastAsia="Consolas" w:cs="Consolas"/>
          <w:sz w:val="20"/>
          <w:szCs w:val="20"/>
        </w:rPr>
      </w:r>
      <w:r>
        <w:rPr>
          <w:rFonts w:ascii="Consolas" w:hAnsi="Consolas" w:eastAsia="Consolas" w:cs="Consolas"/>
          <w:sz w:val="20"/>
          <w:szCs w:val="20"/>
        </w:rPr>
      </w:r>
    </w:p>
    <w:p>
      <w:pPr>
        <w:pBdr/>
        <w:shd w:val="clear" w:color="auto" w:fill="efefef"/>
        <w:spacing w:after="0"/>
        <w:ind/>
        <w:rPr>
          <w:rFonts w:ascii="Consolas" w:hAnsi="Consolas" w:eastAsia="Consolas" w:cs="Consolas"/>
          <w:sz w:val="20"/>
          <w:szCs w:val="20"/>
        </w:rPr>
      </w:pPr>
      <w:r>
        <w:rPr>
          <w:rFonts w:ascii="Consolas" w:hAnsi="Consolas" w:eastAsia="Consolas" w:cs="Consolas"/>
          <w:sz w:val="20"/>
          <w:szCs w:val="20"/>
          <w:rtl w:val="0"/>
        </w:rPr>
        <w:t xml:space="preserve">      </w:t>
        <w:tab/>
        <w:t xml:space="preserve">&lt;a href="#" onclick="document.querySelector('spar-natural').loadQuery(window['example_1']);return false;"&gt;example 1&lt;/a&gt;</w:t>
      </w:r>
      <w:r>
        <w:rPr>
          <w:rFonts w:ascii="Consolas" w:hAnsi="Consolas" w:eastAsia="Consolas" w:cs="Consolas"/>
          <w:sz w:val="20"/>
          <w:szCs w:val="20"/>
        </w:rPr>
      </w:r>
      <w:r>
        <w:rPr>
          <w:rFonts w:ascii="Consolas" w:hAnsi="Consolas" w:eastAsia="Consolas" w:cs="Consolas"/>
          <w:sz w:val="20"/>
          <w:szCs w:val="20"/>
        </w:rPr>
      </w:r>
    </w:p>
    <w:p>
      <w:pPr>
        <w:pBdr/>
        <w:shd w:val="clear" w:color="auto" w:fill="efefef"/>
        <w:spacing w:after="0"/>
        <w:ind/>
        <w:rPr>
          <w:rFonts w:ascii="Consolas" w:hAnsi="Consolas" w:eastAsia="Consolas" w:cs="Consolas"/>
          <w:sz w:val="20"/>
          <w:szCs w:val="20"/>
        </w:rPr>
      </w:pPr>
      <w:r>
        <w:rPr>
          <w:rFonts w:ascii="Consolas" w:hAnsi="Consolas" w:eastAsia="Consolas" w:cs="Consolas"/>
          <w:sz w:val="20"/>
          <w:szCs w:val="20"/>
          <w:rtl w:val="0"/>
        </w:rPr>
        <w:t xml:space="preserve">      </w:t>
        <w:tab/>
        <w:t xml:space="preserve">|</w:t>
      </w:r>
      <w:r>
        <w:rPr>
          <w:rFonts w:ascii="Consolas" w:hAnsi="Consolas" w:eastAsia="Consolas" w:cs="Consolas"/>
          <w:sz w:val="20"/>
          <w:szCs w:val="20"/>
        </w:rPr>
      </w:r>
      <w:r>
        <w:rPr>
          <w:rFonts w:ascii="Consolas" w:hAnsi="Consolas" w:eastAsia="Consolas" w:cs="Consolas"/>
          <w:sz w:val="20"/>
          <w:szCs w:val="20"/>
        </w:rPr>
      </w:r>
    </w:p>
    <w:p>
      <w:pPr>
        <w:pBdr/>
        <w:shd w:val="clear" w:color="auto" w:fill="efefef"/>
        <w:spacing w:after="0"/>
        <w:ind/>
        <w:rPr>
          <w:rFonts w:ascii="Consolas" w:hAnsi="Consolas" w:eastAsia="Consolas" w:cs="Consolas"/>
          <w:sz w:val="20"/>
          <w:szCs w:val="20"/>
        </w:rPr>
      </w:pPr>
      <w:r>
        <w:rPr>
          <w:rFonts w:ascii="Consolas" w:hAnsi="Consolas" w:eastAsia="Consolas" w:cs="Consolas"/>
          <w:sz w:val="20"/>
          <w:szCs w:val="20"/>
          <w:rtl w:val="0"/>
        </w:rPr>
        <w:t xml:space="preserve">      </w:t>
        <w:tab/>
        <w:t xml:space="preserve">&lt;a href="#" onclick="document.querySelector('spar-natural').loadQuery(window['example_2']);return false;"&gt;example 2&lt;/a&gt;</w:t>
      </w:r>
      <w:r>
        <w:rPr>
          <w:rFonts w:ascii="Consolas" w:hAnsi="Consolas" w:eastAsia="Consolas" w:cs="Consolas"/>
          <w:sz w:val="20"/>
          <w:szCs w:val="20"/>
        </w:rPr>
      </w:r>
      <w:r>
        <w:rPr>
          <w:rFonts w:ascii="Consolas" w:hAnsi="Consolas" w:eastAsia="Consolas" w:cs="Consolas"/>
          <w:sz w:val="20"/>
          <w:szCs w:val="20"/>
        </w:rPr>
      </w:r>
    </w:p>
    <w:p>
      <w:pPr>
        <w:pBdr/>
        <w:shd w:val="clear" w:color="auto" w:fill="efefef"/>
        <w:spacing w:after="0"/>
        <w:ind/>
        <w:rPr>
          <w:rFonts w:ascii="Consolas" w:hAnsi="Consolas" w:eastAsia="Consolas" w:cs="Consolas"/>
          <w:sz w:val="20"/>
          <w:szCs w:val="20"/>
        </w:rPr>
      </w:pPr>
      <w:r>
        <w:rPr>
          <w:rFonts w:ascii="Consolas" w:hAnsi="Consolas" w:eastAsia="Consolas" w:cs="Consolas"/>
          <w:sz w:val="20"/>
          <w:szCs w:val="20"/>
          <w:rtl w:val="0"/>
        </w:rPr>
        <w:t xml:space="preserve">    </w:t>
        <w:tab/>
        <w:t xml:space="preserve">&lt;/p&gt;</w:t>
      </w:r>
      <w:r>
        <w:rPr>
          <w:rFonts w:ascii="Consolas" w:hAnsi="Consolas" w:eastAsia="Consolas" w:cs="Consolas"/>
          <w:sz w:val="20"/>
          <w:szCs w:val="20"/>
        </w:rPr>
      </w:r>
      <w:r>
        <w:rPr>
          <w:rFonts w:ascii="Consolas" w:hAnsi="Consolas" w:eastAsia="Consolas" w:cs="Consolas"/>
          <w:sz w:val="20"/>
          <w:szCs w:val="20"/>
        </w:rPr>
      </w:r>
    </w:p>
    <w:p>
      <w:pPr>
        <w:pBdr/>
        <w:shd w:val="clear" w:color="auto" w:fill="efefef"/>
        <w:spacing w:after="0"/>
        <w:ind/>
        <w:rPr>
          <w:rFonts w:ascii="Consolas" w:hAnsi="Consolas" w:eastAsia="Consolas" w:cs="Consolas"/>
          <w:sz w:val="20"/>
          <w:szCs w:val="20"/>
        </w:rPr>
      </w:pPr>
      <w:r>
        <w:rPr>
          <w:rFonts w:ascii="Consolas" w:hAnsi="Consolas" w:eastAsia="Consolas" w:cs="Consolas"/>
          <w:sz w:val="20"/>
          <w:szCs w:val="20"/>
          <w:rtl w:val="0"/>
        </w:rPr>
        <w:t xml:space="preserve">    </w:t>
        <w:tab/>
        <w:t xml:space="preserve">--&gt;</w:t>
      </w:r>
      <w:r>
        <w:rPr>
          <w:rFonts w:ascii="Consolas" w:hAnsi="Consolas" w:eastAsia="Consolas" w:cs="Consolas"/>
          <w:sz w:val="20"/>
          <w:szCs w:val="20"/>
        </w:rPr>
      </w:r>
      <w:r>
        <w:rPr>
          <w:rFonts w:ascii="Consolas" w:hAnsi="Consolas" w:eastAsia="Consolas" w:cs="Consolas"/>
          <w:sz w:val="20"/>
          <w:szCs w:val="20"/>
        </w:rPr>
      </w:r>
    </w:p>
    <w:p>
      <w:pPr>
        <w:pBdr/>
        <w:spacing/>
        <w:ind/>
        <w:rPr/>
      </w:pPr>
      <w:r>
        <w:rPr>
          <w:rtl w:val="0"/>
        </w:rPr>
      </w:r>
      <w:r/>
    </w:p>
    <w:p>
      <w:pPr>
        <w:pBdr/>
        <w:spacing/>
        <w:ind/>
        <w:rPr/>
      </w:pPr>
      <w:r>
        <w:rPr>
          <w:rtl w:val="0"/>
        </w:rPr>
        <w:t xml:space="preserve">Adjust the title of the query accordingly (e.g. replace “example 1” with “My beautiful query”) :</w:t>
      </w:r>
      <w:r/>
    </w:p>
    <w:p>
      <w:pPr>
        <w:pBdr/>
        <w:spacing/>
        <w:ind/>
        <w:rPr/>
      </w:pPr>
      <w:r>
        <w:rPr>
          <w:rtl w:val="0"/>
        </w:rPr>
      </w:r>
      <w:r/>
    </w:p>
    <w:p>
      <w:pPr>
        <w:pBdr/>
        <w:spacing/>
        <w:ind/>
        <w:rPr/>
      </w:pPr>
      <w:r>
        <mc:AlternateContent>
          <mc:Choice Requires="wpg">
            <w:drawing>
              <wp:inline xmlns:wp="http://schemas.openxmlformats.org/drawingml/2006/wordprocessingDrawing" distT="0" distB="0" distL="0" distR="0">
                <wp:extent cx="5757545" cy="736600"/>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ic:nvPr/>
                      </pic:nvPicPr>
                      <pic:blipFill>
                        <a:blip r:embed="rId53"/>
                        <a:srcRect l="0" t="0" r="0" b="0"/>
                        <a:stretch/>
                      </pic:blipFill>
                      <pic:spPr bwMode="auto">
                        <a:xfrm>
                          <a:off x="0" y="0"/>
                          <a:ext cx="5757544" cy="736600"/>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53.35pt;height:58.00pt;mso-wrap-distance-left:0.00pt;mso-wrap-distance-top:0.00pt;mso-wrap-distance-right:0.00pt;mso-wrap-distance-bottom:0.00pt;z-index:1;">
                <v:imagedata r:id="rId53" o:title=""/>
                <o:lock v:ext="edit" rotation="t"/>
              </v:shape>
            </w:pict>
          </mc:Fallback>
        </mc:AlternateContent>
      </w:r>
      <w:r>
        <w:rPr>
          <w:rtl w:val="0"/>
        </w:rPr>
      </w:r>
      <w:r/>
    </w:p>
    <w:p>
      <w:pPr>
        <w:pBdr/>
        <w:spacing/>
        <w:ind/>
        <w:rPr/>
      </w:pPr>
      <w:r>
        <w:rPr>
          <w:rtl w:val="0"/>
        </w:rPr>
      </w:r>
      <w:r/>
    </w:p>
    <w:p>
      <w:pPr>
        <w:pBdr/>
        <w:spacing/>
        <w:ind/>
        <w:rPr/>
      </w:pPr>
      <w:r>
        <w:rPr>
          <w:rtl w:val="0"/>
        </w:rPr>
        <w:t xml:space="preserve">Your query is saved and can be loaded in the query builder in one click !</w:t>
      </w:r>
      <w:r/>
    </w:p>
    <w:p>
      <w:pPr>
        <w:pBdr/>
        <w:spacing/>
        <w:ind/>
        <w:rPr/>
      </w:pPr>
      <w:r>
        <w:rPr>
          <w:rtl w:val="0"/>
        </w:rPr>
      </w:r>
      <w:r/>
    </w:p>
    <w:p>
      <w:pPr>
        <w:pBdr/>
        <w:spacing/>
        <w:ind/>
        <w:rPr/>
      </w:pPr>
      <w:r>
        <mc:AlternateContent>
          <mc:Choice Requires="wpg">
            <w:drawing>
              <wp:inline xmlns:wp="http://schemas.openxmlformats.org/drawingml/2006/wordprocessingDrawing" distT="0" distB="0" distL="0" distR="0">
                <wp:extent cx="5748655" cy="3124200"/>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ic:nvPr/>
                      </pic:nvPicPr>
                      <pic:blipFill>
                        <a:blip r:embed="rId54"/>
                        <a:srcRect l="0" t="0" r="0" b="0"/>
                        <a:stretch/>
                      </pic:blipFill>
                      <pic:spPr bwMode="auto">
                        <a:xfrm>
                          <a:off x="0" y="0"/>
                          <a:ext cx="5748655" cy="3124200"/>
                        </a:xfrm>
                        <a:prstGeom prst="rect">
                          <a:avLst/>
                        </a:prstGeom>
                        <a:ln>
                          <a:round/>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452.65pt;height:246.00pt;mso-wrap-distance-left:0.00pt;mso-wrap-distance-top:0.00pt;mso-wrap-distance-right:0.00pt;mso-wrap-distance-bottom:0.00pt;z-index:1;">
                <v:imagedata r:id="rId54" o:title=""/>
                <o:lock v:ext="edit" rotation="t"/>
              </v:shape>
            </w:pict>
          </mc:Fallback>
        </mc:AlternateContent>
      </w:r>
      <w:r>
        <w:rPr>
          <w:rtl w:val="0"/>
        </w:rPr>
      </w:r>
      <w:r/>
    </w:p>
    <w:sectPr>
      <w:footnotePr/>
      <w:endnotePr/>
      <w:type w:val="nextPage"/>
      <w:pgSz w:h="16838" w:orient="portrait" w:w="11906"/>
      <w:pgMar w:top="1417" w:right="1417" w:bottom="1417" w:left="1417" w:header="708" w:footer="708" w:gutter="0"/>
      <w:pgNumType w:start="1"/>
      <w:cols w:num="1" w:sep="0" w:space="1701" w:equalWidth="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thomas" w:date="2024-05-31T16:54:19Z" w:initials="t">
    <w:p w14:paraId="00000001" w14:textId="00000001">
      <w:pPr>
        <w:spacing w:line="240" w:after="0" w:lineRule="auto" w:before="0"/>
        <w:ind w:firstLine="0" w:left="0" w:right="0"/>
        <w:jc w:val="left"/>
      </w:pPr>
      <w:r>
        <w:rPr>
          <w:rFonts w:eastAsia="Arial" w:ascii="Arial" w:hAnsi="Arial" w:cs="Arial"/>
          <w:sz w:val="22"/>
        </w:rPr>
        <w:t xml:space="preserve">A supprimer</w:t>
      </w:r>
    </w:p>
  </w:comment>
  <w:comment w:id="3" w:author="thomas" w:date="2024-05-31T16:43:42Z" w:initials="t">
    <w:p w14:paraId="00000002" w14:textId="00000002">
      <w:pPr>
        <w:spacing w:line="240" w:after="0" w:lineRule="auto" w:before="0"/>
        <w:ind w:firstLine="0" w:left="0" w:right="0"/>
        <w:jc w:val="left"/>
      </w:pPr>
      <w:r>
        <w:rPr>
          <w:rFonts w:eastAsia="Arial" w:ascii="Arial" w:hAnsi="Arial" w:cs="Arial"/>
          <w:sz w:val="22"/>
        </w:rPr>
        <w:t xml:space="preserve">copie d'écran à changer</w:t>
      </w:r>
    </w:p>
  </w:comment>
  <w:comment w:id="1" w:author="thomas" w:date="2024-05-31T16:26:48Z" w:initials="t">
    <w:p w14:paraId="00000003" w14:textId="00000003">
      <w:pPr>
        <w:spacing w:line="240" w:after="0" w:lineRule="auto" w:before="0"/>
        <w:ind w:firstLine="0" w:left="0" w:right="0"/>
        <w:jc w:val="left"/>
      </w:pPr>
      <w:r>
        <w:rPr>
          <w:rFonts w:eastAsia="Arial" w:ascii="Arial" w:hAnsi="Arial" w:cs="Arial"/>
          <w:sz w:val="22"/>
        </w:rPr>
        <w:t xml:space="preserve">A compléter</w:t>
      </w:r>
    </w:p>
  </w:comment>
  <w:comment w:id="0" w:author="thomas" w:date="2024-05-31T16:25:23Z" w:initials="t">
    <w:p w14:paraId="00000004" w14:textId="00000004">
      <w:pPr>
        <w:spacing w:line="240" w:after="0" w:lineRule="auto" w:before="0"/>
        <w:ind w:firstLine="0" w:left="0" w:right="0"/>
        <w:jc w:val="left"/>
      </w:pPr>
      <w:r>
        <w:rPr>
          <w:rFonts w:eastAsia="Arial" w:ascii="Arial" w:hAnsi="Arial" w:cs="Arial"/>
          <w:sz w:val="22"/>
        </w:rPr>
        <w:t xml:space="preserve">A supprimer, remplacer par "il faut avoir un tableur"</w:t>
      </w:r>
    </w:p>
  </w:comment>
  <w:comment w:id="7" w:author="thomas" w:date="2024-05-27T11:52:27Z" w:initials="t">
    <w:p w14:paraId="00000005" w14:textId="00000005">
      <w:pPr>
        <w:spacing w:line="240" w:after="0" w:lineRule="auto" w:before="0"/>
        <w:ind w:firstLine="0" w:left="0" w:right="0"/>
        <w:jc w:val="left"/>
      </w:pPr>
      <w:r>
        <w:rPr>
          <w:rFonts w:eastAsia="Arial" w:ascii="Arial" w:hAnsi="Arial" w:cs="Arial"/>
          <w:sz w:val="22"/>
        </w:rPr>
        <w:t xml:space="preserve">changer le screenshot car la structure JSON a un peu changé</w:t>
      </w:r>
    </w:p>
  </w:comment>
  <w:comment w:id="5" w:author="thomas" w:date="2024-05-27T11:49:50Z" w:initials="t">
    <w:p w14:paraId="00000006" w14:textId="00000006">
      <w:pPr>
        <w:spacing w:line="240" w:after="0" w:lineRule="auto" w:before="0"/>
        <w:ind w:firstLine="0" w:left="0" w:right="0"/>
        <w:jc w:val="left"/>
      </w:pPr>
      <w:r>
        <w:rPr>
          <w:rFonts w:eastAsia="Arial" w:ascii="Arial" w:hAnsi="Arial" w:cs="Arial"/>
          <w:sz w:val="22"/>
        </w:rPr>
        <w:t xml:space="preserve">Remplacer par une explication sur la procédure pour modifier un libellé dans le tableau Excel SHACL de doc, reconvertir le fichier, rafraichir la page et vérifier que Sparnatural s'est mis à jour.</w:t>
      </w:r>
    </w:p>
    <w:p w14:paraId="00000007" w14:textId="00000007">
      <w:pPr>
        <w:spacing w:line="240" w:after="0" w:lineRule="auto" w:before="0"/>
        <w:ind w:firstLine="0" w:left="0" w:right="0"/>
        <w:jc w:val="left"/>
      </w:pPr>
      <w:r>
        <w:rPr>
          <w:rFonts w:eastAsia="Arial" w:ascii="Arial" w:hAnsi="Arial" w:cs="Arial"/>
          <w:sz w:val="22"/>
        </w:rPr>
        <w:t xml:space="preserve"/>
      </w:r>
    </w:p>
    <w:p w14:paraId="00000008" w14:textId="00000008">
      <w:pPr>
        <w:spacing w:line="240" w:after="0" w:lineRule="auto" w:before="0"/>
        <w:ind w:firstLine="0" w:left="0" w:right="0"/>
        <w:jc w:val="left"/>
      </w:pPr>
      <w:r>
        <w:rPr>
          <w:rFonts w:eastAsia="Arial" w:ascii="Arial" w:hAnsi="Arial" w:cs="Arial"/>
          <w:sz w:val="22"/>
        </w:rPr>
        <w:t xml:space="preserve">Eventuellement rajouter une propeiété en faisant un copier-coller d'une propriété existante.</w:t>
      </w:r>
    </w:p>
    <w:p w14:paraId="00000009" w14:textId="00000009">
      <w:pPr>
        <w:spacing w:line="240" w:after="0" w:lineRule="auto" w:before="0"/>
        <w:ind w:firstLine="0" w:left="0" w:right="0"/>
        <w:jc w:val="left"/>
      </w:pPr>
      <w:r>
        <w:rPr>
          <w:rFonts w:eastAsia="Arial" w:ascii="Arial" w:hAnsi="Arial" w:cs="Arial"/>
          <w:sz w:val="22"/>
        </w:rPr>
        <w:t xml:space="preserve"/>
      </w:r>
    </w:p>
    <w:p w14:paraId="0000000A" w14:textId="0000000A">
      <w:pPr>
        <w:spacing w:line="240" w:after="0" w:lineRule="auto" w:before="0"/>
        <w:ind w:firstLine="0" w:left="0" w:right="0"/>
        <w:jc w:val="left"/>
      </w:pPr>
      <w:r>
        <w:rPr>
          <w:rFonts w:eastAsia="Arial" w:ascii="Arial" w:hAnsi="Arial" w:cs="Arial"/>
          <w:sz w:val="22"/>
        </w:rPr>
        <w:t xml:space="preserve"/>
      </w:r>
    </w:p>
    <w:p w14:paraId="0000000B" w14:textId="0000000B">
      <w:pPr>
        <w:spacing w:line="240" w:after="0" w:lineRule="auto" w:before="0"/>
        <w:ind w:firstLine="0" w:left="0" w:right="0"/>
        <w:jc w:val="left"/>
      </w:pPr>
      <w:r>
        <w:rPr>
          <w:rFonts w:eastAsia="Arial" w:ascii="Arial" w:hAnsi="Arial" w:cs="Arial"/>
          <w:sz w:val="22"/>
        </w:rPr>
        <w:t xml:space="preserve">Renvoyer à l'autre doc pour le détail de tous les paramètres de config</w:t>
      </w:r>
    </w:p>
  </w:comment>
  <w:comment w:id="4" w:author="thomas" w:date="2024-05-27T11:48:14Z" w:initials="t">
    <w:p w14:paraId="0000000C" w14:textId="0000000C">
      <w:pPr>
        <w:spacing w:line="240" w:after="0" w:lineRule="auto" w:before="0"/>
        <w:ind w:firstLine="0" w:left="0" w:right="0"/>
        <w:jc w:val="left"/>
      </w:pPr>
      <w:r>
        <w:rPr>
          <w:rFonts w:eastAsia="Arial" w:ascii="Arial" w:hAnsi="Arial" w:cs="Arial"/>
          <w:sz w:val="22"/>
        </w:rPr>
        <w:t xml:space="preserve">Expliquer comment modifier le paramètre de langue</w:t>
      </w:r>
    </w:p>
  </w:comment>
  <w:comment w:id="2" w:author="thomas" w:date="2024-05-27T11:48:50Z" w:initials="t">
    <w:p w14:paraId="0000000D" w14:textId="0000000D">
      <w:pPr>
        <w:spacing w:line="240" w:after="0" w:lineRule="auto" w:before="0"/>
        <w:ind w:firstLine="0" w:left="0" w:right="0"/>
        <w:jc w:val="left"/>
      </w:pPr>
      <w:r>
        <w:rPr>
          <w:rFonts w:eastAsia="Arial" w:ascii="Arial" w:hAnsi="Arial" w:cs="Arial"/>
          <w:sz w:val="22"/>
        </w:rPr>
        <w:t xml:space="preserve">Faire une mini-config DBPedia Musée / Pays / Personne</w:t>
      </w:r>
    </w:p>
  </w:comment>
</w:comments>
</file>

<file path=word/commentsDocument.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Thomas Francart" w:date="2023-06-14T10:55:10Z">
    <w:p w14:paraId="00000001" w14:textId="00000001">
      <w:pPr>
        <w:spacing w:line="240" w:after="0" w:lineRule="auto" w:before="0"/>
        <w:ind w:firstLine="0" w:left="0" w:right="0"/>
        <w:jc w:val="left"/>
      </w:pPr>
      <w:r>
        <w:rPr>
          <w:rFonts w:eastAsia="Arial" w:ascii="Arial" w:hAnsi="Arial" w:cs="Arial"/>
          <w:sz w:val="22"/>
        </w:rPr>
        <w:t xml:space="preserve">lien à insérer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1" w15:done="0"/>
  <w15:commentEx w15:paraId="00000002" w15:done="0"/>
  <w15:commentEx w15:paraId="00000003" w15:done="0"/>
  <w15:commentEx w15:paraId="00000004" w15:done="0"/>
  <w15:commentEx w15:paraId="00000005" w15:done="0"/>
  <w15:commentEx w15:paraId="0000000B" w15:done="0"/>
  <w15:commentEx w15:paraId="0000000C" w15:done="0"/>
  <w15:commentEx w15:paraId="0000000D" w15:done="1"/>
</w15:commentsEx>
</file>

<file path=word/commentsExtendedDocument.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5CDCC07F" w16cex:dateUtc="2024-05-31T14:54:19Z"/>
  <w16cex:commentExtensible w16cex:durableId="20DFF616" w16cex:dateUtc="2024-05-31T14:43:42Z"/>
  <w16cex:commentExtensible w16cex:durableId="007589E4" w16cex:dateUtc="2024-05-31T14:26:48Z"/>
  <w16cex:commentExtensible w16cex:durableId="27AE12E3" w16cex:dateUtc="2024-05-31T14:25:23Z"/>
  <w16cex:commentExtensible w16cex:durableId="1FA78FF9" w16cex:dateUtc="2024-05-27T09:52:27Z"/>
  <w16cex:commentExtensible w16cex:durableId="088AEA7E" w16cex:dateUtc="2024-05-27T09:49:50Z"/>
  <w16cex:commentExtensible w16cex:durableId="6F860B5E" w16cex:dateUtc="2024-05-27T09:48:14Z"/>
  <w16cex:commentExtensible w16cex:durableId="583B3686" w16cex:dateUtc="2024-05-27T09:48:50Z"/>
</w16cex:commentsExtensible>
</file>

<file path=word/commentsIds.xml><?xml version="1.0" encoding="utf-8"?>
<w16cid:commentsIds xmlns:mc="http://schemas.openxmlformats.org/markup-compatibility/2006" xmlns:w16cid="http://schemas.microsoft.com/office/word/2016/wordml/cid" mc:Ignorable="w16cid">
  <w16cid:commentId w16cid:paraId="00000001" w16cid:durableId="5CDCC07F"/>
  <w16cid:commentId w16cid:paraId="00000002" w16cid:durableId="20DFF616"/>
  <w16cid:commentId w16cid:paraId="00000003" w16cid:durableId="007589E4"/>
  <w16cid:commentId w16cid:paraId="00000004" w16cid:durableId="27AE12E3"/>
  <w16cid:commentId w16cid:paraId="00000005" w16cid:durableId="1FA78FF9"/>
  <w16cid:commentId w16cid:paraId="0000000B" w16cid:durableId="088AEA7E"/>
  <w16cid:commentId w16cid:paraId="0000000C" w16cid:durableId="6F860B5E"/>
  <w16cid:commentId w16cid:paraId="0000000D" w16cid:durableId="583B3686"/>
</w16cid:commentsIds>
</file>

<file path=word/commentsIdsDocument.xml><?xml version="1.0" encoding="utf-8"?>
<w16cid:commentsIds xmlns:mc="http://schemas.openxmlformats.org/markup-compatibility/2006" xmlns:w16cid="http://schemas.microsoft.com/office/word/2016/wordml/cid" mc:Ignorable="w16cid">
  <w16cid:commentId w16cid:paraId="00000001" w16cid:durableId="1B2FEAC7"/>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nsolas">
    <w:panose1 w:val="020B0606030504020204"/>
  </w:font>
  <w:font w:name="Courier New">
    <w:panose1 w:val="02070409020205020404"/>
  </w:font>
  <w:font w:name="Roboto Mono">
    <w:panose1 w:val="04010506020000020004"/>
  </w:font>
  <w:font w:name="Noto Sans Symbols">
    <w:panose1 w:val="04010506020000020004"/>
  </w:font>
  <w:font w:name="Georgia">
    <w:panose1 w:val="02040503050406030204"/>
  </w:font>
  <w:font w:name="Segoe UI">
    <w:panose1 w:val="020B0504020202020204"/>
  </w:font>
  <w:font w:name="Times New Roman">
    <w:panose1 w:val="02020603050405020304"/>
  </w:font>
  <w:font w:name="Arial">
    <w:panose1 w:val="020B0604020202020204"/>
  </w:font>
  <w:font w:name="Calibri">
    <w:panose1 w:val="020F050202020403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 w:id="2">
    <w:p>
      <w:pPr>
        <w:pBdr/>
        <w:spacing w:after="0" w:line="240" w:lineRule="auto"/>
        <w:ind/>
        <w:rPr>
          <w:sz w:val="20"/>
          <w:szCs w:val="20"/>
        </w:rPr>
      </w:pPr>
      <w:r>
        <w:rPr>
          <w:vertAlign w:val="superscript"/>
        </w:rPr>
        <w:footnoteRef/>
      </w:r>
      <w:r>
        <w:rPr>
          <w:sz w:val="20"/>
          <w:szCs w:val="20"/>
          <w:rtl w:val="0"/>
        </w:rPr>
        <w:t xml:space="preserve"> This plugin is part of another project at </w:t>
      </w:r>
      <w:hyperlink r:id="rId1" w:tooltip="https://github.com/sparna-git/sparnatural-yasgui-plugins" w:history="1">
        <w:r>
          <w:rPr>
            <w:color w:val="1155cc"/>
            <w:sz w:val="20"/>
            <w:szCs w:val="20"/>
            <w:u w:val="single"/>
            <w:rtl w:val="0"/>
          </w:rPr>
          <w:t xml:space="preserve">https://github.com/sparna-git/sparnatural-yasgui-plugins</w:t>
        </w:r>
      </w:hyperlink>
      <w:r>
        <w:rPr>
          <w:sz w:val="20"/>
          <w:szCs w:val="20"/>
          <w:rtl w:val="0"/>
        </w:rPr>
        <w:t xml:space="preserve"> </w:t>
      </w:r>
      <w:r>
        <w:rPr>
          <w:sz w:val="20"/>
          <w:szCs w:val="20"/>
        </w:rPr>
      </w:r>
      <w:r>
        <w:rPr>
          <w:sz w:val="20"/>
          <w:szCs w:val="20"/>
        </w:rPr>
      </w:r>
    </w:p>
  </w:footnote>
  <w:footnote w:id="3">
    <w:p>
      <w:pPr>
        <w:pBdr/>
        <w:spacing w:after="0" w:line="240" w:lineRule="auto"/>
        <w:ind/>
        <w:rPr>
          <w:sz w:val="20"/>
          <w:szCs w:val="20"/>
        </w:rPr>
      </w:pPr>
      <w:r>
        <w:rPr>
          <w:vertAlign w:val="superscript"/>
        </w:rPr>
        <w:footnoteRef/>
      </w:r>
      <w:r>
        <w:rPr>
          <w:sz w:val="20"/>
          <w:szCs w:val="20"/>
          <w:rtl w:val="0"/>
        </w:rPr>
        <w:t xml:space="preserve"> The browser console can be opened with the F12 key</w:t>
      </w:r>
      <w:r>
        <w:rPr>
          <w:sz w:val="20"/>
          <w:szCs w:val="20"/>
        </w:rPr>
      </w:r>
      <w:r>
        <w:rPr>
          <w:sz w:val="20"/>
          <w:szCs w:val="20"/>
        </w:rPr>
      </w:r>
    </w:p>
  </w:footnote>
  <w:footnote w:id="4">
    <w:p>
      <w:pPr>
        <w:pBdr/>
        <w:spacing w:after="0" w:line="240" w:lineRule="auto"/>
        <w:ind/>
        <w:rPr>
          <w:sz w:val="20"/>
          <w:szCs w:val="20"/>
        </w:rPr>
      </w:pPr>
      <w:r>
        <w:rPr>
          <w:vertAlign w:val="superscript"/>
        </w:rPr>
        <w:footnoteRef/>
      </w:r>
      <w:r>
        <w:rPr>
          <w:sz w:val="20"/>
          <w:szCs w:val="20"/>
          <w:rtl w:val="0"/>
        </w:rPr>
        <w:t xml:space="preserve"> </w:t>
      </w:r>
      <w:r>
        <w:rPr>
          <w:rtl w:val="0"/>
        </w:rPr>
        <w:t xml:space="preserve"> For more information we suggest to check </w:t>
      </w:r>
      <w:hyperlink r:id="rId2" w:tooltip="https://enable-cors.org/" w:history="1">
        <w:r>
          <w:rPr>
            <w:color w:val="1155cc"/>
            <w:u w:val="single"/>
            <w:rtl w:val="0"/>
          </w:rPr>
          <w:t xml:space="preserve">https://enable-cors.org/</w:t>
        </w:r>
      </w:hyperlink>
      <w:r>
        <w:rPr>
          <w:rtl w:val="0"/>
        </w:rPr>
        <w:t xml:space="preserve">, and the wikipedia page on Same Origin Policy at </w:t>
      </w:r>
      <w:hyperlink r:id="rId3" w:tooltip="https://en.wikipedia.org/wiki/Same-origin_policy" w:history="1">
        <w:r>
          <w:rPr>
            <w:color w:val="1155cc"/>
            <w:u w:val="single"/>
            <w:rtl w:val="0"/>
          </w:rPr>
          <w:t xml:space="preserve">https://en.wikipedia.org/wiki/Same-origin_policy</w:t>
        </w:r>
      </w:hyperlink>
      <w:r>
        <w:rPr>
          <w:rtl w:val="0"/>
        </w:rPr>
        <w:t xml:space="preserve"> </w:t>
      </w:r>
      <w:r>
        <w:rPr>
          <w:sz w:val="20"/>
          <w:szCs w:val="20"/>
        </w:rPr>
      </w:r>
      <w:r>
        <w:rPr>
          <w:sz w:val="20"/>
          <w:szCs w:val="20"/>
        </w:rP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360" w:left="720"/>
      </w:pPr>
      <w:rPr>
        <w:u w:val="none"/>
      </w:rPr>
      <w:start w:val="1"/>
      <w:suff w:val="tab"/>
    </w:lvl>
    <w:lvl w:ilvl="1">
      <w:isLgl w:val="false"/>
      <w:lvlJc w:val="left"/>
      <w:lvlText w:val="%2."/>
      <w:numFmt w:val="lowerLetter"/>
      <w:pPr>
        <w:pBdr/>
        <w:spacing/>
        <w:ind w:hanging="360" w:left="1440"/>
      </w:pPr>
      <w:rPr>
        <w:u w:val="none"/>
      </w:rPr>
      <w:start w:val="1"/>
      <w:suff w:val="tab"/>
    </w:lvl>
    <w:lvl w:ilvl="2">
      <w:isLgl w:val="false"/>
      <w:lvlJc w:val="right"/>
      <w:lvlText w:val="%3."/>
      <w:numFmt w:val="lowerRoman"/>
      <w:pPr>
        <w:pBdr/>
        <w:spacing/>
        <w:ind w:hanging="360" w:left="2160"/>
      </w:pPr>
      <w:rPr>
        <w:u w:val="none"/>
      </w:rPr>
      <w:start w:val="1"/>
      <w:suff w:val="tab"/>
    </w:lvl>
    <w:lvl w:ilvl="3">
      <w:isLgl w:val="false"/>
      <w:lvlJc w:val="left"/>
      <w:lvlText w:val="%4."/>
      <w:numFmt w:val="decimal"/>
      <w:pPr>
        <w:pBdr/>
        <w:spacing/>
        <w:ind w:hanging="360" w:left="2880"/>
      </w:pPr>
      <w:rPr>
        <w:u w:val="none"/>
      </w:rPr>
      <w:start w:val="1"/>
      <w:suff w:val="tab"/>
    </w:lvl>
    <w:lvl w:ilvl="4">
      <w:isLgl w:val="false"/>
      <w:lvlJc w:val="left"/>
      <w:lvlText w:val="%5."/>
      <w:numFmt w:val="lowerLetter"/>
      <w:pPr>
        <w:pBdr/>
        <w:spacing/>
        <w:ind w:hanging="360" w:left="3600"/>
      </w:pPr>
      <w:rPr>
        <w:u w:val="none"/>
      </w:rPr>
      <w:start w:val="1"/>
      <w:suff w:val="tab"/>
    </w:lvl>
    <w:lvl w:ilvl="5">
      <w:isLgl w:val="false"/>
      <w:lvlJc w:val="right"/>
      <w:lvlText w:val="%6."/>
      <w:numFmt w:val="lowerRoman"/>
      <w:pPr>
        <w:pBdr/>
        <w:spacing/>
        <w:ind w:hanging="360" w:left="4320"/>
      </w:pPr>
      <w:rPr>
        <w:u w:val="none"/>
      </w:rPr>
      <w:start w:val="1"/>
      <w:suff w:val="tab"/>
    </w:lvl>
    <w:lvl w:ilvl="6">
      <w:isLgl w:val="false"/>
      <w:lvlJc w:val="left"/>
      <w:lvlText w:val="%7."/>
      <w:numFmt w:val="decimal"/>
      <w:pPr>
        <w:pBdr/>
        <w:spacing/>
        <w:ind w:hanging="360" w:left="5040"/>
      </w:pPr>
      <w:rPr>
        <w:u w:val="none"/>
      </w:rPr>
      <w:start w:val="1"/>
      <w:suff w:val="tab"/>
    </w:lvl>
    <w:lvl w:ilvl="7">
      <w:isLgl w:val="false"/>
      <w:lvlJc w:val="left"/>
      <w:lvlText w:val="%8."/>
      <w:numFmt w:val="lowerLetter"/>
      <w:pPr>
        <w:pBdr/>
        <w:spacing/>
        <w:ind w:hanging="360" w:left="5760"/>
      </w:pPr>
      <w:rPr>
        <w:u w:val="none"/>
      </w:rPr>
      <w:start w:val="1"/>
      <w:suff w:val="tab"/>
    </w:lvl>
    <w:lvl w:ilvl="8">
      <w:isLgl w:val="false"/>
      <w:lvlJc w:val="right"/>
      <w:lvlText w:val="%9."/>
      <w:numFmt w:val="lowerRoman"/>
      <w:pPr>
        <w:pBdr/>
        <w:spacing/>
        <w:ind w:hanging="360" w:left="6480"/>
      </w:pPr>
      <w:rPr>
        <w:u w:val="none"/>
      </w:rPr>
      <w:start w:val="1"/>
      <w:suff w:val="tab"/>
    </w:lvl>
  </w:abstractNum>
  <w:abstractNum w:abstractNumId="1">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2">
    <w:lvl w:ilvl="0">
      <w:isLgl w:val="false"/>
      <w:lvlJc w:val="left"/>
      <w:lvlText w:val="%1."/>
      <w:numFmt w:val="decimal"/>
      <w:pPr>
        <w:pBdr/>
        <w:spacing/>
        <w:ind w:hanging="360" w:left="720"/>
      </w:pPr>
      <w:rPr>
        <w:u w:val="none"/>
      </w:rPr>
      <w:start w:val="1"/>
      <w:suff w:val="tab"/>
    </w:lvl>
    <w:lvl w:ilvl="1">
      <w:isLgl w:val="false"/>
      <w:lvlJc w:val="left"/>
      <w:lvlText w:val="%2."/>
      <w:numFmt w:val="lowerLetter"/>
      <w:pPr>
        <w:pBdr/>
        <w:spacing/>
        <w:ind w:hanging="360" w:left="1440"/>
      </w:pPr>
      <w:rPr>
        <w:u w:val="none"/>
      </w:rPr>
      <w:start w:val="1"/>
      <w:suff w:val="tab"/>
    </w:lvl>
    <w:lvl w:ilvl="2">
      <w:isLgl w:val="false"/>
      <w:lvlJc w:val="right"/>
      <w:lvlText w:val="%3."/>
      <w:numFmt w:val="lowerRoman"/>
      <w:pPr>
        <w:pBdr/>
        <w:spacing/>
        <w:ind w:hanging="360" w:left="2160"/>
      </w:pPr>
      <w:rPr>
        <w:u w:val="none"/>
      </w:rPr>
      <w:start w:val="1"/>
      <w:suff w:val="tab"/>
    </w:lvl>
    <w:lvl w:ilvl="3">
      <w:isLgl w:val="false"/>
      <w:lvlJc w:val="left"/>
      <w:lvlText w:val="%4."/>
      <w:numFmt w:val="decimal"/>
      <w:pPr>
        <w:pBdr/>
        <w:spacing/>
        <w:ind w:hanging="360" w:left="2880"/>
      </w:pPr>
      <w:rPr>
        <w:u w:val="none"/>
      </w:rPr>
      <w:start w:val="1"/>
      <w:suff w:val="tab"/>
    </w:lvl>
    <w:lvl w:ilvl="4">
      <w:isLgl w:val="false"/>
      <w:lvlJc w:val="left"/>
      <w:lvlText w:val="%5."/>
      <w:numFmt w:val="lowerLetter"/>
      <w:pPr>
        <w:pBdr/>
        <w:spacing/>
        <w:ind w:hanging="360" w:left="3600"/>
      </w:pPr>
      <w:rPr>
        <w:u w:val="none"/>
      </w:rPr>
      <w:start w:val="1"/>
      <w:suff w:val="tab"/>
    </w:lvl>
    <w:lvl w:ilvl="5">
      <w:isLgl w:val="false"/>
      <w:lvlJc w:val="right"/>
      <w:lvlText w:val="%6."/>
      <w:numFmt w:val="lowerRoman"/>
      <w:pPr>
        <w:pBdr/>
        <w:spacing/>
        <w:ind w:hanging="360" w:left="4320"/>
      </w:pPr>
      <w:rPr>
        <w:u w:val="none"/>
      </w:rPr>
      <w:start w:val="1"/>
      <w:suff w:val="tab"/>
    </w:lvl>
    <w:lvl w:ilvl="6">
      <w:isLgl w:val="false"/>
      <w:lvlJc w:val="left"/>
      <w:lvlText w:val="%7."/>
      <w:numFmt w:val="decimal"/>
      <w:pPr>
        <w:pBdr/>
        <w:spacing/>
        <w:ind w:hanging="360" w:left="5040"/>
      </w:pPr>
      <w:rPr>
        <w:u w:val="none"/>
      </w:rPr>
      <w:start w:val="1"/>
      <w:suff w:val="tab"/>
    </w:lvl>
    <w:lvl w:ilvl="7">
      <w:isLgl w:val="false"/>
      <w:lvlJc w:val="left"/>
      <w:lvlText w:val="%8."/>
      <w:numFmt w:val="lowerLetter"/>
      <w:pPr>
        <w:pBdr/>
        <w:spacing/>
        <w:ind w:hanging="360" w:left="5760"/>
      </w:pPr>
      <w:rPr>
        <w:u w:val="none"/>
      </w:rPr>
      <w:start w:val="1"/>
      <w:suff w:val="tab"/>
    </w:lvl>
    <w:lvl w:ilvl="8">
      <w:isLgl w:val="false"/>
      <w:lvlJc w:val="right"/>
      <w:lvlText w:val="%9."/>
      <w:numFmt w:val="lowerRoman"/>
      <w:pPr>
        <w:pBdr/>
        <w:spacing/>
        <w:ind w:hanging="360" w:left="6480"/>
      </w:pPr>
      <w:rPr>
        <w:u w:val="none"/>
      </w:rPr>
      <w:start w:val="1"/>
      <w:suff w:val="tab"/>
    </w:lvl>
  </w:abstractNum>
  <w:abstractNum w:abstractNumId="3">
    <w:lvl w:ilvl="0">
      <w:isLgl w:val="false"/>
      <w:lvlJc w:val="left"/>
      <w:lvlText w:val="●"/>
      <w:numFmt w:val="bullet"/>
      <w:pPr>
        <w:pBdr/>
        <w:spacing/>
        <w:ind w:hanging="360" w:left="720"/>
      </w:pPr>
      <w:rPr>
        <w:rFonts w:ascii="Noto Sans Symbols" w:hAnsi="Noto Sans Symbols" w:eastAsia="Noto Sans Symbols" w:cs="Noto Sans Symbols"/>
      </w:rPr>
      <w:start w:val="0"/>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4">
    <w:lvl w:ilvl="0">
      <w:isLgl w:val="false"/>
      <w:lvlJc w:val="left"/>
      <w:lvlText w:val="%1."/>
      <w:numFmt w:val="decimal"/>
      <w:pPr>
        <w:pBdr/>
        <w:spacing/>
        <w:ind w:hanging="360" w:left="720"/>
      </w:pPr>
      <w:rPr>
        <w:u w:val="none"/>
      </w:rPr>
      <w:start w:val="1"/>
      <w:suff w:val="tab"/>
    </w:lvl>
    <w:lvl w:ilvl="1">
      <w:isLgl w:val="false"/>
      <w:lvlJc w:val="left"/>
      <w:lvlText w:val="%2."/>
      <w:numFmt w:val="lowerLetter"/>
      <w:pPr>
        <w:pBdr/>
        <w:spacing/>
        <w:ind w:hanging="360" w:left="1440"/>
      </w:pPr>
      <w:rPr>
        <w:u w:val="none"/>
      </w:rPr>
      <w:start w:val="1"/>
      <w:suff w:val="tab"/>
    </w:lvl>
    <w:lvl w:ilvl="2">
      <w:isLgl w:val="false"/>
      <w:lvlJc w:val="right"/>
      <w:lvlText w:val="%3."/>
      <w:numFmt w:val="lowerRoman"/>
      <w:pPr>
        <w:pBdr/>
        <w:spacing/>
        <w:ind w:hanging="360" w:left="2160"/>
      </w:pPr>
      <w:rPr>
        <w:u w:val="none"/>
      </w:rPr>
      <w:start w:val="1"/>
      <w:suff w:val="tab"/>
    </w:lvl>
    <w:lvl w:ilvl="3">
      <w:isLgl w:val="false"/>
      <w:lvlJc w:val="left"/>
      <w:lvlText w:val="%4."/>
      <w:numFmt w:val="decimal"/>
      <w:pPr>
        <w:pBdr/>
        <w:spacing/>
        <w:ind w:hanging="360" w:left="2880"/>
      </w:pPr>
      <w:rPr>
        <w:u w:val="none"/>
      </w:rPr>
      <w:start w:val="1"/>
      <w:suff w:val="tab"/>
    </w:lvl>
    <w:lvl w:ilvl="4">
      <w:isLgl w:val="false"/>
      <w:lvlJc w:val="left"/>
      <w:lvlText w:val="%5."/>
      <w:numFmt w:val="lowerLetter"/>
      <w:pPr>
        <w:pBdr/>
        <w:spacing/>
        <w:ind w:hanging="360" w:left="3600"/>
      </w:pPr>
      <w:rPr>
        <w:u w:val="none"/>
      </w:rPr>
      <w:start w:val="1"/>
      <w:suff w:val="tab"/>
    </w:lvl>
    <w:lvl w:ilvl="5">
      <w:isLgl w:val="false"/>
      <w:lvlJc w:val="right"/>
      <w:lvlText w:val="%6."/>
      <w:numFmt w:val="lowerRoman"/>
      <w:pPr>
        <w:pBdr/>
        <w:spacing/>
        <w:ind w:hanging="360" w:left="4320"/>
      </w:pPr>
      <w:rPr>
        <w:u w:val="none"/>
      </w:rPr>
      <w:start w:val="1"/>
      <w:suff w:val="tab"/>
    </w:lvl>
    <w:lvl w:ilvl="6">
      <w:isLgl w:val="false"/>
      <w:lvlJc w:val="left"/>
      <w:lvlText w:val="%7."/>
      <w:numFmt w:val="decimal"/>
      <w:pPr>
        <w:pBdr/>
        <w:spacing/>
        <w:ind w:hanging="360" w:left="5040"/>
      </w:pPr>
      <w:rPr>
        <w:u w:val="none"/>
      </w:rPr>
      <w:start w:val="1"/>
      <w:suff w:val="tab"/>
    </w:lvl>
    <w:lvl w:ilvl="7">
      <w:isLgl w:val="false"/>
      <w:lvlJc w:val="left"/>
      <w:lvlText w:val="%8."/>
      <w:numFmt w:val="lowerLetter"/>
      <w:pPr>
        <w:pBdr/>
        <w:spacing/>
        <w:ind w:hanging="360" w:left="5760"/>
      </w:pPr>
      <w:rPr>
        <w:u w:val="none"/>
      </w:rPr>
      <w:start w:val="1"/>
      <w:suff w:val="tab"/>
    </w:lvl>
    <w:lvl w:ilvl="8">
      <w:isLgl w:val="false"/>
      <w:lvlJc w:val="right"/>
      <w:lvlText w:val="%9."/>
      <w:numFmt w:val="lowerRoman"/>
      <w:pPr>
        <w:pBdr/>
        <w:spacing/>
        <w:ind w:hanging="360" w:left="6480"/>
      </w:pPr>
      <w:rPr>
        <w:u w:val="none"/>
      </w:rPr>
      <w:start w:val="1"/>
      <w:suff w:val="tab"/>
    </w:lvl>
  </w:abstractNum>
  <w:abstractNum w:abstractNumId="5">
    <w:lvl w:ilvl="0">
      <w:isLgl w:val="false"/>
      <w:lvlJc w:val="left"/>
      <w:lvlText w:val="%1."/>
      <w:numFmt w:val="decimal"/>
      <w:pPr>
        <w:pBdr/>
        <w:spacing/>
        <w:ind w:hanging="360" w:left="720"/>
      </w:pPr>
      <w:rPr>
        <w:u w:val="none"/>
      </w:rPr>
      <w:start w:val="1"/>
      <w:suff w:val="tab"/>
    </w:lvl>
    <w:lvl w:ilvl="1">
      <w:isLgl w:val="false"/>
      <w:lvlJc w:val="left"/>
      <w:lvlText w:val="%2."/>
      <w:numFmt w:val="lowerLetter"/>
      <w:pPr>
        <w:pBdr/>
        <w:spacing/>
        <w:ind w:hanging="360" w:left="1440"/>
      </w:pPr>
      <w:rPr>
        <w:u w:val="none"/>
      </w:rPr>
      <w:start w:val="1"/>
      <w:suff w:val="tab"/>
    </w:lvl>
    <w:lvl w:ilvl="2">
      <w:isLgl w:val="false"/>
      <w:lvlJc w:val="right"/>
      <w:lvlText w:val="%3."/>
      <w:numFmt w:val="lowerRoman"/>
      <w:pPr>
        <w:pBdr/>
        <w:spacing/>
        <w:ind w:hanging="360" w:left="2160"/>
      </w:pPr>
      <w:rPr>
        <w:u w:val="none"/>
      </w:rPr>
      <w:start w:val="1"/>
      <w:suff w:val="tab"/>
    </w:lvl>
    <w:lvl w:ilvl="3">
      <w:isLgl w:val="false"/>
      <w:lvlJc w:val="left"/>
      <w:lvlText w:val="%4."/>
      <w:numFmt w:val="decimal"/>
      <w:pPr>
        <w:pBdr/>
        <w:spacing/>
        <w:ind w:hanging="360" w:left="2880"/>
      </w:pPr>
      <w:rPr>
        <w:u w:val="none"/>
      </w:rPr>
      <w:start w:val="1"/>
      <w:suff w:val="tab"/>
    </w:lvl>
    <w:lvl w:ilvl="4">
      <w:isLgl w:val="false"/>
      <w:lvlJc w:val="left"/>
      <w:lvlText w:val="%5."/>
      <w:numFmt w:val="lowerLetter"/>
      <w:pPr>
        <w:pBdr/>
        <w:spacing/>
        <w:ind w:hanging="360" w:left="3600"/>
      </w:pPr>
      <w:rPr>
        <w:u w:val="none"/>
      </w:rPr>
      <w:start w:val="1"/>
      <w:suff w:val="tab"/>
    </w:lvl>
    <w:lvl w:ilvl="5">
      <w:isLgl w:val="false"/>
      <w:lvlJc w:val="right"/>
      <w:lvlText w:val="%6."/>
      <w:numFmt w:val="lowerRoman"/>
      <w:pPr>
        <w:pBdr/>
        <w:spacing/>
        <w:ind w:hanging="360" w:left="4320"/>
      </w:pPr>
      <w:rPr>
        <w:u w:val="none"/>
      </w:rPr>
      <w:start w:val="1"/>
      <w:suff w:val="tab"/>
    </w:lvl>
    <w:lvl w:ilvl="6">
      <w:isLgl w:val="false"/>
      <w:lvlJc w:val="left"/>
      <w:lvlText w:val="%7."/>
      <w:numFmt w:val="decimal"/>
      <w:pPr>
        <w:pBdr/>
        <w:spacing/>
        <w:ind w:hanging="360" w:left="5040"/>
      </w:pPr>
      <w:rPr>
        <w:u w:val="none"/>
      </w:rPr>
      <w:start w:val="1"/>
      <w:suff w:val="tab"/>
    </w:lvl>
    <w:lvl w:ilvl="7">
      <w:isLgl w:val="false"/>
      <w:lvlJc w:val="left"/>
      <w:lvlText w:val="%8."/>
      <w:numFmt w:val="lowerLetter"/>
      <w:pPr>
        <w:pBdr/>
        <w:spacing/>
        <w:ind w:hanging="360" w:left="5760"/>
      </w:pPr>
      <w:rPr>
        <w:u w:val="none"/>
      </w:rPr>
      <w:start w:val="1"/>
      <w:suff w:val="tab"/>
    </w:lvl>
    <w:lvl w:ilvl="8">
      <w:isLgl w:val="false"/>
      <w:lvlJc w:val="right"/>
      <w:lvlText w:val="%9."/>
      <w:numFmt w:val="lowerRoman"/>
      <w:pPr>
        <w:pBdr/>
        <w:spacing/>
        <w:ind w:hanging="360" w:left="6480"/>
      </w:pPr>
      <w:rPr>
        <w:u w:val="none"/>
      </w:rPr>
      <w:start w:val="1"/>
      <w:suff w:val="tab"/>
    </w:lvl>
  </w:abstractNum>
  <w:abstractNum w:abstractNumId="6">
    <w:lvl w:ilvl="0">
      <w:isLgl w:val="false"/>
      <w:lvlJc w:val="left"/>
      <w:lvlText w:val="%1."/>
      <w:numFmt w:val="decimal"/>
      <w:pPr>
        <w:pBdr/>
        <w:spacing/>
        <w:ind w:hanging="360" w:left="720"/>
      </w:pPr>
      <w:rPr>
        <w:u w:val="none"/>
      </w:rPr>
      <w:start w:val="1"/>
      <w:suff w:val="tab"/>
    </w:lvl>
    <w:lvl w:ilvl="1">
      <w:isLgl w:val="false"/>
      <w:lvlJc w:val="left"/>
      <w:lvlText w:val="%2."/>
      <w:numFmt w:val="decimal"/>
      <w:pPr>
        <w:pBdr/>
        <w:spacing/>
        <w:ind w:hanging="360" w:left="1440"/>
      </w:pPr>
      <w:rPr>
        <w:u w:val="none"/>
      </w:rPr>
      <w:start w:val="1"/>
      <w:suff w:val="tab"/>
    </w:lvl>
    <w:lvl w:ilvl="2">
      <w:isLgl w:val="false"/>
      <w:lvlJc w:val="left"/>
      <w:lvlText w:val="%3."/>
      <w:numFmt w:val="lowerRoman"/>
      <w:pPr>
        <w:pBdr/>
        <w:spacing/>
        <w:ind w:hanging="360" w:left="2160"/>
      </w:pPr>
      <w:rPr>
        <w:u w:val="none"/>
      </w:rPr>
      <w:start w:val="1"/>
      <w:suff w:val="tab"/>
    </w:lvl>
    <w:lvl w:ilvl="3">
      <w:isLgl w:val="false"/>
      <w:lvlJc w:val="left"/>
      <w:lvlText w:val="%4."/>
      <w:numFmt w:val="decimal"/>
      <w:pPr>
        <w:pBdr/>
        <w:spacing/>
        <w:ind w:hanging="360" w:left="2880"/>
      </w:pPr>
      <w:rPr>
        <w:u w:val="none"/>
      </w:rPr>
      <w:start w:val="1"/>
      <w:suff w:val="tab"/>
    </w:lvl>
    <w:lvl w:ilvl="4">
      <w:isLgl w:val="false"/>
      <w:lvlJc w:val="left"/>
      <w:lvlText w:val="%5."/>
      <w:numFmt w:val="lowerLetter"/>
      <w:pPr>
        <w:pBdr/>
        <w:spacing/>
        <w:ind w:hanging="360" w:left="3600"/>
      </w:pPr>
      <w:rPr>
        <w:u w:val="none"/>
      </w:rPr>
      <w:start w:val="1"/>
      <w:suff w:val="tab"/>
    </w:lvl>
    <w:lvl w:ilvl="5">
      <w:isLgl w:val="false"/>
      <w:lvlJc w:val="left"/>
      <w:lvlText w:val="%6."/>
      <w:numFmt w:val="lowerRoman"/>
      <w:pPr>
        <w:pBdr/>
        <w:spacing/>
        <w:ind w:hanging="360" w:left="4320"/>
      </w:pPr>
      <w:rPr>
        <w:u w:val="none"/>
      </w:rPr>
      <w:start w:val="1"/>
      <w:suff w:val="tab"/>
    </w:lvl>
    <w:lvl w:ilvl="6">
      <w:isLgl w:val="false"/>
      <w:lvlJc w:val="left"/>
      <w:lvlText w:val="%7."/>
      <w:numFmt w:val="decimal"/>
      <w:pPr>
        <w:pBdr/>
        <w:spacing/>
        <w:ind w:hanging="360" w:left="5040"/>
      </w:pPr>
      <w:rPr>
        <w:u w:val="none"/>
      </w:rPr>
      <w:start w:val="1"/>
      <w:suff w:val="tab"/>
    </w:lvl>
    <w:lvl w:ilvl="7">
      <w:isLgl w:val="false"/>
      <w:lvlJc w:val="left"/>
      <w:lvlText w:val="%8."/>
      <w:numFmt w:val="lowerLetter"/>
      <w:pPr>
        <w:pBdr/>
        <w:spacing/>
        <w:ind w:hanging="360" w:left="5760"/>
      </w:pPr>
      <w:rPr>
        <w:u w:val="none"/>
      </w:rPr>
      <w:start w:val="1"/>
      <w:suff w:val="tab"/>
    </w:lvl>
    <w:lvl w:ilvl="8">
      <w:isLgl w:val="false"/>
      <w:lvlJc w:val="left"/>
      <w:lvlText w:val="%9."/>
      <w:numFmt w:val="lowerRoman"/>
      <w:pPr>
        <w:pBdr/>
        <w:spacing/>
        <w:ind w:hanging="360" w:left="6480"/>
      </w:pPr>
      <w:rPr>
        <w:u w:val="none"/>
      </w:rPr>
      <w:start w:val="1"/>
      <w:suff w:val="tab"/>
    </w:lvl>
  </w:abstractNum>
  <w:abstractNum w:abstractNumId="7">
    <w:lvl w:ilvl="0">
      <w:isLgl w:val="false"/>
      <w:lvlJc w:val="left"/>
      <w:lvlText w:val="%1."/>
      <w:numFmt w:val="decimal"/>
      <w:pPr>
        <w:pBdr/>
        <w:spacing/>
        <w:ind w:hanging="360" w:left="720"/>
      </w:pPr>
      <w:rPr>
        <w:u w:val="none"/>
      </w:rPr>
      <w:start w:val="1"/>
      <w:suff w:val="tab"/>
    </w:lvl>
    <w:lvl w:ilvl="1">
      <w:isLgl w:val="false"/>
      <w:lvlJc w:val="left"/>
      <w:lvlText w:val="%2."/>
      <w:numFmt w:val="lowerLetter"/>
      <w:pPr>
        <w:pBdr/>
        <w:spacing/>
        <w:ind w:hanging="360" w:left="1440"/>
      </w:pPr>
      <w:rPr>
        <w:u w:val="none"/>
      </w:rPr>
      <w:start w:val="1"/>
      <w:suff w:val="tab"/>
    </w:lvl>
    <w:lvl w:ilvl="2">
      <w:isLgl w:val="false"/>
      <w:lvlJc w:val="right"/>
      <w:lvlText w:val="%3."/>
      <w:numFmt w:val="lowerRoman"/>
      <w:pPr>
        <w:pBdr/>
        <w:spacing/>
        <w:ind w:hanging="360" w:left="2160"/>
      </w:pPr>
      <w:rPr>
        <w:u w:val="none"/>
      </w:rPr>
      <w:start w:val="1"/>
      <w:suff w:val="tab"/>
    </w:lvl>
    <w:lvl w:ilvl="3">
      <w:isLgl w:val="false"/>
      <w:lvlJc w:val="left"/>
      <w:lvlText w:val="%4."/>
      <w:numFmt w:val="decimal"/>
      <w:pPr>
        <w:pBdr/>
        <w:spacing/>
        <w:ind w:hanging="360" w:left="2880"/>
      </w:pPr>
      <w:rPr>
        <w:u w:val="none"/>
      </w:rPr>
      <w:start w:val="1"/>
      <w:suff w:val="tab"/>
    </w:lvl>
    <w:lvl w:ilvl="4">
      <w:isLgl w:val="false"/>
      <w:lvlJc w:val="left"/>
      <w:lvlText w:val="%5."/>
      <w:numFmt w:val="lowerLetter"/>
      <w:pPr>
        <w:pBdr/>
        <w:spacing/>
        <w:ind w:hanging="360" w:left="3600"/>
      </w:pPr>
      <w:rPr>
        <w:u w:val="none"/>
      </w:rPr>
      <w:start w:val="1"/>
      <w:suff w:val="tab"/>
    </w:lvl>
    <w:lvl w:ilvl="5">
      <w:isLgl w:val="false"/>
      <w:lvlJc w:val="right"/>
      <w:lvlText w:val="%6."/>
      <w:numFmt w:val="lowerRoman"/>
      <w:pPr>
        <w:pBdr/>
        <w:spacing/>
        <w:ind w:hanging="360" w:left="4320"/>
      </w:pPr>
      <w:rPr>
        <w:u w:val="none"/>
      </w:rPr>
      <w:start w:val="1"/>
      <w:suff w:val="tab"/>
    </w:lvl>
    <w:lvl w:ilvl="6">
      <w:isLgl w:val="false"/>
      <w:lvlJc w:val="left"/>
      <w:lvlText w:val="%7."/>
      <w:numFmt w:val="decimal"/>
      <w:pPr>
        <w:pBdr/>
        <w:spacing/>
        <w:ind w:hanging="360" w:left="5040"/>
      </w:pPr>
      <w:rPr>
        <w:u w:val="none"/>
      </w:rPr>
      <w:start w:val="1"/>
      <w:suff w:val="tab"/>
    </w:lvl>
    <w:lvl w:ilvl="7">
      <w:isLgl w:val="false"/>
      <w:lvlJc w:val="left"/>
      <w:lvlText w:val="%8."/>
      <w:numFmt w:val="lowerLetter"/>
      <w:pPr>
        <w:pBdr/>
        <w:spacing/>
        <w:ind w:hanging="360" w:left="5760"/>
      </w:pPr>
      <w:rPr>
        <w:u w:val="none"/>
      </w:rPr>
      <w:start w:val="1"/>
      <w:suff w:val="tab"/>
    </w:lvl>
    <w:lvl w:ilvl="8">
      <w:isLgl w:val="false"/>
      <w:lvlJc w:val="right"/>
      <w:lvlText w:val="%9."/>
      <w:numFmt w:val="lowerRoman"/>
      <w:pPr>
        <w:pBdr/>
        <w:spacing/>
        <w:ind w:hanging="360" w:left="6480"/>
      </w:pPr>
      <w:rPr>
        <w:u w:val="none"/>
      </w:rPr>
      <w:start w:val="1"/>
      <w:suff w:val="tab"/>
    </w:lvl>
  </w:abstractNum>
  <w:abstractNum w:abstractNumId="8">
    <w:lvl w:ilvl="0">
      <w:isLgl w:val="false"/>
      <w:lvlJc w:val="left"/>
      <w:lvlText w:val="%1."/>
      <w:numFmt w:val="decimal"/>
      <w:pPr>
        <w:pBdr/>
        <w:spacing/>
        <w:ind w:hanging="360" w:left="720"/>
      </w:pPr>
      <w:rPr>
        <w:u w:val="none"/>
      </w:rPr>
      <w:start w:val="1"/>
      <w:suff w:val="tab"/>
    </w:lvl>
    <w:lvl w:ilvl="1">
      <w:isLgl w:val="false"/>
      <w:lvlJc w:val="left"/>
      <w:lvlText w:val="%2."/>
      <w:numFmt w:val="lowerLetter"/>
      <w:pPr>
        <w:pBdr/>
        <w:spacing/>
        <w:ind w:hanging="360" w:left="1440"/>
      </w:pPr>
      <w:rPr>
        <w:u w:val="none"/>
      </w:rPr>
      <w:start w:val="1"/>
      <w:suff w:val="tab"/>
    </w:lvl>
    <w:lvl w:ilvl="2">
      <w:isLgl w:val="false"/>
      <w:lvlJc w:val="right"/>
      <w:lvlText w:val="%3."/>
      <w:numFmt w:val="lowerRoman"/>
      <w:pPr>
        <w:pBdr/>
        <w:spacing/>
        <w:ind w:hanging="360" w:left="2160"/>
      </w:pPr>
      <w:rPr>
        <w:u w:val="none"/>
      </w:rPr>
      <w:start w:val="1"/>
      <w:suff w:val="tab"/>
    </w:lvl>
    <w:lvl w:ilvl="3">
      <w:isLgl w:val="false"/>
      <w:lvlJc w:val="left"/>
      <w:lvlText w:val="%4."/>
      <w:numFmt w:val="decimal"/>
      <w:pPr>
        <w:pBdr/>
        <w:spacing/>
        <w:ind w:hanging="360" w:left="2880"/>
      </w:pPr>
      <w:rPr>
        <w:u w:val="none"/>
      </w:rPr>
      <w:start w:val="1"/>
      <w:suff w:val="tab"/>
    </w:lvl>
    <w:lvl w:ilvl="4">
      <w:isLgl w:val="false"/>
      <w:lvlJc w:val="left"/>
      <w:lvlText w:val="%5."/>
      <w:numFmt w:val="lowerLetter"/>
      <w:pPr>
        <w:pBdr/>
        <w:spacing/>
        <w:ind w:hanging="360" w:left="3600"/>
      </w:pPr>
      <w:rPr>
        <w:u w:val="none"/>
      </w:rPr>
      <w:start w:val="1"/>
      <w:suff w:val="tab"/>
    </w:lvl>
    <w:lvl w:ilvl="5">
      <w:isLgl w:val="false"/>
      <w:lvlJc w:val="right"/>
      <w:lvlText w:val="%6."/>
      <w:numFmt w:val="lowerRoman"/>
      <w:pPr>
        <w:pBdr/>
        <w:spacing/>
        <w:ind w:hanging="360" w:left="4320"/>
      </w:pPr>
      <w:rPr>
        <w:u w:val="none"/>
      </w:rPr>
      <w:start w:val="1"/>
      <w:suff w:val="tab"/>
    </w:lvl>
    <w:lvl w:ilvl="6">
      <w:isLgl w:val="false"/>
      <w:lvlJc w:val="left"/>
      <w:lvlText w:val="%7."/>
      <w:numFmt w:val="decimal"/>
      <w:pPr>
        <w:pBdr/>
        <w:spacing/>
        <w:ind w:hanging="360" w:left="5040"/>
      </w:pPr>
      <w:rPr>
        <w:u w:val="none"/>
      </w:rPr>
      <w:start w:val="1"/>
      <w:suff w:val="tab"/>
    </w:lvl>
    <w:lvl w:ilvl="7">
      <w:isLgl w:val="false"/>
      <w:lvlJc w:val="left"/>
      <w:lvlText w:val="%8."/>
      <w:numFmt w:val="lowerLetter"/>
      <w:pPr>
        <w:pBdr/>
        <w:spacing/>
        <w:ind w:hanging="360" w:left="5760"/>
      </w:pPr>
      <w:rPr>
        <w:u w:val="none"/>
      </w:rPr>
      <w:start w:val="1"/>
      <w:suff w:val="tab"/>
    </w:lvl>
    <w:lvl w:ilvl="8">
      <w:isLgl w:val="false"/>
      <w:lvlJc w:val="right"/>
      <w:lvlText w:val="%9."/>
      <w:numFmt w:val="lowerRoman"/>
      <w:pPr>
        <w:pBdr/>
        <w:spacing/>
        <w:ind w:hanging="360" w:left="6480"/>
      </w:pPr>
      <w:rPr>
        <w:u w:val="none"/>
      </w:rPr>
      <w:start w:val="1"/>
      <w:suff w:val="tab"/>
    </w:lvl>
  </w:abstractNum>
  <w:abstractNum w:abstractNumId="9">
    <w:lvl w:ilvl="0">
      <w:isLgl w:val="false"/>
      <w:lvlJc w:val="left"/>
      <w:lvlText w:val="%1."/>
      <w:numFmt w:val="decimal"/>
      <w:pPr>
        <w:pBdr/>
        <w:spacing/>
        <w:ind w:hanging="360" w:left="720"/>
      </w:pPr>
      <w:rPr>
        <w:u w:val="none"/>
      </w:rPr>
      <w:start w:val="1"/>
      <w:suff w:val="tab"/>
    </w:lvl>
    <w:lvl w:ilvl="1">
      <w:isLgl w:val="false"/>
      <w:lvlJc w:val="left"/>
      <w:lvlText w:val="%2."/>
      <w:numFmt w:val="lowerLetter"/>
      <w:pPr>
        <w:pBdr/>
        <w:spacing/>
        <w:ind w:hanging="360" w:left="1440"/>
      </w:pPr>
      <w:rPr>
        <w:u w:val="none"/>
      </w:rPr>
      <w:start w:val="1"/>
      <w:suff w:val="tab"/>
    </w:lvl>
    <w:lvl w:ilvl="2">
      <w:isLgl w:val="false"/>
      <w:lvlJc w:val="right"/>
      <w:lvlText w:val="%3."/>
      <w:numFmt w:val="lowerRoman"/>
      <w:pPr>
        <w:pBdr/>
        <w:spacing/>
        <w:ind w:hanging="360" w:left="2160"/>
      </w:pPr>
      <w:rPr>
        <w:u w:val="none"/>
      </w:rPr>
      <w:start w:val="1"/>
      <w:suff w:val="tab"/>
    </w:lvl>
    <w:lvl w:ilvl="3">
      <w:isLgl w:val="false"/>
      <w:lvlJc w:val="left"/>
      <w:lvlText w:val="%4."/>
      <w:numFmt w:val="decimal"/>
      <w:pPr>
        <w:pBdr/>
        <w:spacing/>
        <w:ind w:hanging="360" w:left="2880"/>
      </w:pPr>
      <w:rPr>
        <w:u w:val="none"/>
      </w:rPr>
      <w:start w:val="1"/>
      <w:suff w:val="tab"/>
    </w:lvl>
    <w:lvl w:ilvl="4">
      <w:isLgl w:val="false"/>
      <w:lvlJc w:val="left"/>
      <w:lvlText w:val="%5."/>
      <w:numFmt w:val="lowerLetter"/>
      <w:pPr>
        <w:pBdr/>
        <w:spacing/>
        <w:ind w:hanging="360" w:left="3600"/>
      </w:pPr>
      <w:rPr>
        <w:u w:val="none"/>
      </w:rPr>
      <w:start w:val="1"/>
      <w:suff w:val="tab"/>
    </w:lvl>
    <w:lvl w:ilvl="5">
      <w:isLgl w:val="false"/>
      <w:lvlJc w:val="right"/>
      <w:lvlText w:val="%6."/>
      <w:numFmt w:val="lowerRoman"/>
      <w:pPr>
        <w:pBdr/>
        <w:spacing/>
        <w:ind w:hanging="360" w:left="4320"/>
      </w:pPr>
      <w:rPr>
        <w:u w:val="none"/>
      </w:rPr>
      <w:start w:val="1"/>
      <w:suff w:val="tab"/>
    </w:lvl>
    <w:lvl w:ilvl="6">
      <w:isLgl w:val="false"/>
      <w:lvlJc w:val="left"/>
      <w:lvlText w:val="%7."/>
      <w:numFmt w:val="decimal"/>
      <w:pPr>
        <w:pBdr/>
        <w:spacing/>
        <w:ind w:hanging="360" w:left="5040"/>
      </w:pPr>
      <w:rPr>
        <w:u w:val="none"/>
      </w:rPr>
      <w:start w:val="1"/>
      <w:suff w:val="tab"/>
    </w:lvl>
    <w:lvl w:ilvl="7">
      <w:isLgl w:val="false"/>
      <w:lvlJc w:val="left"/>
      <w:lvlText w:val="%8."/>
      <w:numFmt w:val="lowerLetter"/>
      <w:pPr>
        <w:pBdr/>
        <w:spacing/>
        <w:ind w:hanging="360" w:left="5760"/>
      </w:pPr>
      <w:rPr>
        <w:u w:val="none"/>
      </w:rPr>
      <w:start w:val="1"/>
      <w:suff w:val="tab"/>
    </w:lvl>
    <w:lvl w:ilvl="8">
      <w:isLgl w:val="false"/>
      <w:lvlJc w:val="right"/>
      <w:lvlText w:val="%9."/>
      <w:numFmt w:val="lowerRoman"/>
      <w:pPr>
        <w:pBdr/>
        <w:spacing/>
        <w:ind w:hanging="360" w:left="6480"/>
      </w:pPr>
      <w:rPr>
        <w:u w:val="none"/>
      </w:rPr>
      <w:start w:val="1"/>
      <w:suff w:val="tab"/>
    </w:lvl>
  </w:abstractNum>
  <w:abstractNum w:abstractNumId="1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omas">
    <w15:presenceInfo w15:providerId="Teamlab" w15:userId="thoma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tru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Calibri" w:hAnsi="Calibri" w:eastAsia="Calibri" w:cs="Calibri"/>
        <w:sz w:val="22"/>
        <w:szCs w:val="22"/>
        <w:lang w:val="fr-FR" w:eastAsia="zh-CN" w:bidi="ar-SA"/>
      </w:rPr>
    </w:rPrDefault>
    <w:pPrDefault>
      <w:pPr>
        <w:pBdr/>
        <w:spacing w:after="160" w:afterAutospacing="0" w:before="0" w:beforeAutospacing="0" w:line="259"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720">
    <w:name w:val="Heading 1 Char"/>
    <w:basedOn w:val="901"/>
    <w:link w:val="895"/>
    <w:uiPriority w:val="9"/>
    <w:pPr>
      <w:pBdr/>
      <w:spacing/>
      <w:ind/>
    </w:pPr>
    <w:rPr>
      <w:rFonts w:ascii="Arial" w:hAnsi="Arial" w:eastAsia="Arial" w:cs="Arial"/>
      <w:sz w:val="40"/>
      <w:szCs w:val="40"/>
    </w:rPr>
  </w:style>
  <w:style w:type="character" w:styleId="721">
    <w:name w:val="Heading 2 Char"/>
    <w:basedOn w:val="901"/>
    <w:link w:val="896"/>
    <w:uiPriority w:val="9"/>
    <w:pPr>
      <w:pBdr/>
      <w:spacing/>
      <w:ind/>
    </w:pPr>
    <w:rPr>
      <w:rFonts w:ascii="Arial" w:hAnsi="Arial" w:eastAsia="Arial" w:cs="Arial"/>
      <w:sz w:val="34"/>
    </w:rPr>
  </w:style>
  <w:style w:type="character" w:styleId="722">
    <w:name w:val="Heading 3 Char"/>
    <w:basedOn w:val="901"/>
    <w:link w:val="897"/>
    <w:uiPriority w:val="9"/>
    <w:pPr>
      <w:pBdr/>
      <w:spacing/>
      <w:ind/>
    </w:pPr>
    <w:rPr>
      <w:rFonts w:ascii="Arial" w:hAnsi="Arial" w:eastAsia="Arial" w:cs="Arial"/>
      <w:sz w:val="30"/>
      <w:szCs w:val="30"/>
    </w:rPr>
  </w:style>
  <w:style w:type="character" w:styleId="723">
    <w:name w:val="Heading 4 Char"/>
    <w:basedOn w:val="901"/>
    <w:link w:val="898"/>
    <w:uiPriority w:val="9"/>
    <w:pPr>
      <w:pBdr/>
      <w:spacing/>
      <w:ind/>
    </w:pPr>
    <w:rPr>
      <w:rFonts w:ascii="Arial" w:hAnsi="Arial" w:eastAsia="Arial" w:cs="Arial"/>
      <w:b/>
      <w:bCs/>
      <w:sz w:val="26"/>
      <w:szCs w:val="26"/>
    </w:rPr>
  </w:style>
  <w:style w:type="character" w:styleId="724">
    <w:name w:val="Heading 5 Char"/>
    <w:basedOn w:val="901"/>
    <w:link w:val="899"/>
    <w:uiPriority w:val="9"/>
    <w:pPr>
      <w:pBdr/>
      <w:spacing/>
      <w:ind/>
    </w:pPr>
    <w:rPr>
      <w:rFonts w:ascii="Arial" w:hAnsi="Arial" w:eastAsia="Arial" w:cs="Arial"/>
      <w:b/>
      <w:bCs/>
      <w:sz w:val="24"/>
      <w:szCs w:val="24"/>
    </w:rPr>
  </w:style>
  <w:style w:type="character" w:styleId="725">
    <w:name w:val="Heading 6 Char"/>
    <w:basedOn w:val="901"/>
    <w:link w:val="900"/>
    <w:uiPriority w:val="9"/>
    <w:pPr>
      <w:pBdr/>
      <w:spacing/>
      <w:ind/>
    </w:pPr>
    <w:rPr>
      <w:rFonts w:ascii="Arial" w:hAnsi="Arial" w:eastAsia="Arial" w:cs="Arial"/>
      <w:b/>
      <w:bCs/>
      <w:sz w:val="22"/>
      <w:szCs w:val="22"/>
    </w:rPr>
  </w:style>
  <w:style w:type="paragraph" w:styleId="726">
    <w:name w:val="Heading 7"/>
    <w:basedOn w:val="894"/>
    <w:next w:val="894"/>
    <w:link w:val="727"/>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727">
    <w:name w:val="Heading 7 Char"/>
    <w:basedOn w:val="901"/>
    <w:link w:val="726"/>
    <w:uiPriority w:val="9"/>
    <w:pPr>
      <w:pBdr/>
      <w:spacing/>
      <w:ind/>
    </w:pPr>
    <w:rPr>
      <w:rFonts w:ascii="Arial" w:hAnsi="Arial" w:eastAsia="Arial" w:cs="Arial"/>
      <w:b/>
      <w:bCs/>
      <w:i/>
      <w:iCs/>
      <w:sz w:val="22"/>
      <w:szCs w:val="22"/>
    </w:rPr>
  </w:style>
  <w:style w:type="paragraph" w:styleId="728">
    <w:name w:val="Heading 8"/>
    <w:basedOn w:val="894"/>
    <w:next w:val="894"/>
    <w:link w:val="729"/>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729">
    <w:name w:val="Heading 8 Char"/>
    <w:basedOn w:val="901"/>
    <w:link w:val="728"/>
    <w:uiPriority w:val="9"/>
    <w:pPr>
      <w:pBdr/>
      <w:spacing/>
      <w:ind/>
    </w:pPr>
    <w:rPr>
      <w:rFonts w:ascii="Arial" w:hAnsi="Arial" w:eastAsia="Arial" w:cs="Arial"/>
      <w:i/>
      <w:iCs/>
      <w:sz w:val="22"/>
      <w:szCs w:val="22"/>
    </w:rPr>
  </w:style>
  <w:style w:type="paragraph" w:styleId="730">
    <w:name w:val="Heading 9"/>
    <w:basedOn w:val="894"/>
    <w:next w:val="894"/>
    <w:link w:val="731"/>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731">
    <w:name w:val="Heading 9 Char"/>
    <w:basedOn w:val="901"/>
    <w:link w:val="730"/>
    <w:uiPriority w:val="9"/>
    <w:pPr>
      <w:pBdr/>
      <w:spacing/>
      <w:ind/>
    </w:pPr>
    <w:rPr>
      <w:rFonts w:ascii="Arial" w:hAnsi="Arial" w:eastAsia="Arial" w:cs="Arial"/>
      <w:i/>
      <w:iCs/>
      <w:sz w:val="21"/>
      <w:szCs w:val="21"/>
    </w:rPr>
  </w:style>
  <w:style w:type="paragraph" w:styleId="732">
    <w:name w:val="No Spacing"/>
    <w:uiPriority w:val="1"/>
    <w:qFormat/>
    <w:pPr>
      <w:pBdr/>
      <w:spacing w:after="0" w:before="0" w:line="240" w:lineRule="auto"/>
      <w:ind/>
    </w:pPr>
  </w:style>
  <w:style w:type="character" w:styleId="733">
    <w:name w:val="Title Char"/>
    <w:basedOn w:val="901"/>
    <w:link w:val="905"/>
    <w:uiPriority w:val="10"/>
    <w:pPr>
      <w:pBdr/>
      <w:spacing/>
      <w:ind/>
    </w:pPr>
    <w:rPr>
      <w:sz w:val="48"/>
      <w:szCs w:val="48"/>
    </w:rPr>
  </w:style>
  <w:style w:type="character" w:styleId="734">
    <w:name w:val="Subtitle Char"/>
    <w:basedOn w:val="901"/>
    <w:link w:val="928"/>
    <w:uiPriority w:val="11"/>
    <w:pPr>
      <w:pBdr/>
      <w:spacing/>
      <w:ind/>
    </w:pPr>
    <w:rPr>
      <w:sz w:val="24"/>
      <w:szCs w:val="24"/>
    </w:rPr>
  </w:style>
  <w:style w:type="paragraph" w:styleId="735">
    <w:name w:val="Quote"/>
    <w:basedOn w:val="894"/>
    <w:next w:val="894"/>
    <w:link w:val="736"/>
    <w:uiPriority w:val="29"/>
    <w:qFormat/>
    <w:pPr>
      <w:pBdr/>
      <w:spacing/>
      <w:ind w:right="720" w:left="720"/>
    </w:pPr>
    <w:rPr>
      <w:i/>
    </w:rPr>
  </w:style>
  <w:style w:type="character" w:styleId="736">
    <w:name w:val="Quote Char"/>
    <w:link w:val="735"/>
    <w:uiPriority w:val="29"/>
    <w:pPr>
      <w:pBdr/>
      <w:spacing/>
      <w:ind/>
    </w:pPr>
    <w:rPr>
      <w:i/>
    </w:rPr>
  </w:style>
  <w:style w:type="paragraph" w:styleId="737">
    <w:name w:val="Intense Quote"/>
    <w:basedOn w:val="894"/>
    <w:next w:val="894"/>
    <w:link w:val="738"/>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738">
    <w:name w:val="Intense Quote Char"/>
    <w:link w:val="737"/>
    <w:uiPriority w:val="30"/>
    <w:pPr>
      <w:pBdr/>
      <w:spacing/>
      <w:ind/>
    </w:pPr>
    <w:rPr>
      <w:i/>
    </w:rPr>
  </w:style>
  <w:style w:type="paragraph" w:styleId="739">
    <w:name w:val="Header"/>
    <w:basedOn w:val="894"/>
    <w:link w:val="740"/>
    <w:uiPriority w:val="99"/>
    <w:unhideWhenUsed/>
    <w:pPr>
      <w:pBdr/>
      <w:tabs>
        <w:tab w:val="center" w:leader="none" w:pos="7143"/>
        <w:tab w:val="right" w:leader="none" w:pos="14287"/>
      </w:tabs>
      <w:spacing w:after="0" w:line="240" w:lineRule="auto"/>
      <w:ind/>
    </w:pPr>
  </w:style>
  <w:style w:type="character" w:styleId="740">
    <w:name w:val="Header Char"/>
    <w:basedOn w:val="901"/>
    <w:link w:val="739"/>
    <w:uiPriority w:val="99"/>
    <w:pPr>
      <w:pBdr/>
      <w:spacing/>
      <w:ind/>
    </w:pPr>
  </w:style>
  <w:style w:type="paragraph" w:styleId="741">
    <w:name w:val="Footer"/>
    <w:basedOn w:val="894"/>
    <w:link w:val="744"/>
    <w:uiPriority w:val="99"/>
    <w:unhideWhenUsed/>
    <w:pPr>
      <w:pBdr/>
      <w:tabs>
        <w:tab w:val="center" w:leader="none" w:pos="7143"/>
        <w:tab w:val="right" w:leader="none" w:pos="14287"/>
      </w:tabs>
      <w:spacing w:after="0" w:line="240" w:lineRule="auto"/>
      <w:ind/>
    </w:pPr>
  </w:style>
  <w:style w:type="character" w:styleId="742">
    <w:name w:val="Footer Char"/>
    <w:basedOn w:val="901"/>
    <w:link w:val="741"/>
    <w:uiPriority w:val="99"/>
    <w:pPr>
      <w:pBdr/>
      <w:spacing/>
      <w:ind/>
    </w:pPr>
  </w:style>
  <w:style w:type="paragraph" w:styleId="743">
    <w:name w:val="Caption"/>
    <w:basedOn w:val="894"/>
    <w:next w:val="894"/>
    <w:uiPriority w:val="35"/>
    <w:semiHidden/>
    <w:unhideWhenUsed/>
    <w:qFormat/>
    <w:pPr>
      <w:pBdr/>
      <w:spacing w:line="276" w:lineRule="auto"/>
      <w:ind/>
    </w:pPr>
    <w:rPr>
      <w:b/>
      <w:bCs/>
      <w:color w:val="4f81bd" w:themeColor="accent1"/>
      <w:sz w:val="18"/>
      <w:szCs w:val="18"/>
    </w:rPr>
  </w:style>
  <w:style w:type="character" w:styleId="744">
    <w:name w:val="Caption Char"/>
    <w:basedOn w:val="743"/>
    <w:link w:val="741"/>
    <w:uiPriority w:val="99"/>
    <w:pPr>
      <w:pBdr/>
      <w:spacing/>
      <w:ind/>
    </w:pPr>
  </w:style>
  <w:style w:type="table" w:styleId="745">
    <w:name w:val="Table Grid Light"/>
    <w:basedOn w:val="902"/>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6">
    <w:name w:val="Plain Table 1"/>
    <w:basedOn w:val="902"/>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7">
    <w:name w:val="Plain Table 2"/>
    <w:basedOn w:val="902"/>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8">
    <w:name w:val="Plain Table 3"/>
    <w:basedOn w:val="902"/>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9">
    <w:name w:val="Plain Table 4"/>
    <w:basedOn w:val="902"/>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0">
    <w:name w:val="Plain Table 5"/>
    <w:basedOn w:val="902"/>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1">
    <w:name w:val="Grid Table 1 Light"/>
    <w:basedOn w:val="902"/>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2">
    <w:name w:val="Grid Table 1 Light - Accent 1"/>
    <w:basedOn w:val="902"/>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3">
    <w:name w:val="Grid Table 1 Light - Accent 2"/>
    <w:basedOn w:val="90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4">
    <w:name w:val="Grid Table 1 Light - Accent 3"/>
    <w:basedOn w:val="902"/>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Grid Table 1 Light - Accent 4"/>
    <w:basedOn w:val="902"/>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name w:val="Grid Table 1 Light - Accent 5"/>
    <w:basedOn w:val="902"/>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7">
    <w:name w:val="Grid Table 1 Light - Accent 6"/>
    <w:basedOn w:val="902"/>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name w:val="Grid Table 2"/>
    <w:basedOn w:val="902"/>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Grid Table 2 - Accent 1"/>
    <w:basedOn w:val="902"/>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name w:val="Grid Table 2 - Accent 2"/>
    <w:basedOn w:val="90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name w:val="Grid Table 2 - Accent 3"/>
    <w:basedOn w:val="902"/>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Grid Table 2 - Accent 4"/>
    <w:basedOn w:val="902"/>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Grid Table 2 - Accent 5"/>
    <w:basedOn w:val="902"/>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Grid Table 2 - Accent 6"/>
    <w:basedOn w:val="902"/>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Grid Table 3"/>
    <w:basedOn w:val="902"/>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Grid Table 3 - Accent 1"/>
    <w:basedOn w:val="902"/>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Grid Table 3 - Accent 2"/>
    <w:basedOn w:val="90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Grid Table 3 - Accent 3"/>
    <w:basedOn w:val="902"/>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Grid Table 3 - Accent 4"/>
    <w:basedOn w:val="902"/>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Grid Table 3 - Accent 5"/>
    <w:basedOn w:val="902"/>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name w:val="Grid Table 3 - Accent 6"/>
    <w:basedOn w:val="902"/>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Grid Table 4"/>
    <w:basedOn w:val="902"/>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name w:val="Grid Table 4 - Accent 1"/>
    <w:basedOn w:val="902"/>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fc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name w:val="Grid Table 4 - Accent 2"/>
    <w:basedOn w:val="902"/>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name w:val="Grid Table 4 - Accent 3"/>
    <w:basedOn w:val="902"/>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Grid Table 4 - Accent 4"/>
    <w:basedOn w:val="902"/>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Grid Table 4 - Accent 5"/>
    <w:basedOn w:val="902"/>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Grid Table 4 - Accent 6"/>
    <w:basedOn w:val="902"/>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Grid Table 5 Dark"/>
    <w:basedOn w:val="90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Grid Table 5 Dark- Accent 1"/>
    <w:basedOn w:val="90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2" w:themeFill="accent1" w:themeFillTint="34"/>
    </w:tblPr>
    <w:tcPr>
      <w:tcBorders/>
    </w:tcPr>
    <w:tblStylePr w:type="band1Horz">
      <w:pPr>
        <w:pBdr/>
        <w:spacing/>
        <w:ind/>
      </w:pPr>
      <w:tblPr>
        <w:tblBorders/>
      </w:tblPr>
      <w:tcPr>
        <w:shd w:val="clear" w:color="ffffff" w:themeColor="accent1" w:themeTint="75" w:fill="aabfe3" w:themeFill="accent1" w:themeFillTint="75"/>
        <w:tcBorders/>
      </w:tcPr>
    </w:tblStylePr>
    <w:tblStylePr w:type="band1Vert">
      <w:pPr>
        <w:pBdr/>
        <w:spacing/>
        <w:ind/>
      </w:pPr>
      <w:tblPr>
        <w:tblBorders/>
      </w:tblPr>
      <w:tcPr>
        <w:shd w:val="clear" w:color="ffffff" w:themeColor="accent1" w:themeTint="75" w:fill="aabfe3"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Grid Table 5 Dark - Accent 2"/>
    <w:basedOn w:val="90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cPr>
      <w:tcBorders/>
    </w:tcPr>
    <w:tblStylePr w:type="band1Horz">
      <w:pPr>
        <w:pBdr/>
        <w:spacing/>
        <w:ind/>
      </w:pPr>
      <w:tblPr>
        <w:tblBorders/>
      </w:tblPr>
      <w:tcPr>
        <w:shd w:val="clear" w:color="ffffff" w:themeColor="accent2" w:themeTint="75" w:fill="f6c3a1" w:themeFill="accent2" w:themeFillTint="75"/>
        <w:tcBorders/>
      </w:tcPr>
    </w:tblStylePr>
    <w:tblStylePr w:type="band1Vert">
      <w:pPr>
        <w:pBdr/>
        <w:spacing/>
        <w:ind/>
      </w:pPr>
      <w:tblPr>
        <w:tblBorders/>
      </w:tblPr>
      <w:tcPr>
        <w:shd w:val="clear" w:color="ffffff" w:themeColor="accent2" w:themeTint="75" w:fill="f6c3a1"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Grid Table 5 Dark - Accent 3"/>
    <w:basedOn w:val="90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Grid Table 5 Dark- Accent 4"/>
    <w:basedOn w:val="90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cPr>
      <w:tcBorders/>
    </w:tcPr>
    <w:tblStylePr w:type="band1Horz">
      <w:pPr>
        <w:pBdr/>
        <w:spacing/>
        <w:ind/>
      </w:pPr>
      <w:tblPr>
        <w:tblBorders/>
      </w:tblPr>
      <w:tcPr>
        <w:shd w:val="clear" w:color="ffffff" w:themeColor="accent4" w:themeTint="75" w:fill="fee189" w:themeFill="accent4" w:themeFillTint="75"/>
        <w:tcBorders/>
      </w:tcPr>
    </w:tblStylePr>
    <w:tblStylePr w:type="band1Vert">
      <w:pPr>
        <w:pBdr/>
        <w:spacing/>
        <w:ind/>
      </w:pPr>
      <w:tblPr>
        <w:tblBorders/>
      </w:tblPr>
      <w:tcPr>
        <w:shd w:val="clear" w:color="ffffff" w:themeColor="accent4" w:themeTint="75" w:fill="fee189"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Grid Table 5 Dark - Accent 5"/>
    <w:basedOn w:val="90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debf6" w:themeFill="accent5" w:themeFillTint="34"/>
    </w:tblPr>
    <w:tcPr>
      <w:tcBorders/>
    </w:tcPr>
    <w:tblStylePr w:type="band1Horz">
      <w:pPr>
        <w:pBdr/>
        <w:spacing/>
        <w:ind/>
      </w:pPr>
      <w:tblPr>
        <w:tblBorders/>
      </w:tblPr>
      <w:tcPr>
        <w:shd w:val="clear" w:color="ffffff" w:themeColor="accent5" w:themeTint="75" w:fill="b4d2eb" w:themeFill="accent5" w:themeFillTint="75"/>
        <w:tcBorders/>
      </w:tcPr>
    </w:tblStylePr>
    <w:tblStylePr w:type="band1Vert">
      <w:pPr>
        <w:pBdr/>
        <w:spacing/>
        <w:ind/>
      </w:pPr>
      <w:tblPr>
        <w:tblBorders/>
      </w:tblPr>
      <w:tcPr>
        <w:shd w:val="clear" w:color="ffffff" w:themeColor="accent5" w:themeTint="75" w:fill="b4d2eb"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name w:val="Grid Table 5 Dark - Accent 6"/>
    <w:basedOn w:val="90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cPr>
      <w:tcBorders/>
    </w:tcPr>
    <w:tblStylePr w:type="band1Horz">
      <w:pPr>
        <w:pBdr/>
        <w:spacing/>
        <w:ind/>
      </w:pPr>
      <w:tblPr>
        <w:tblBorders/>
      </w:tblPr>
      <w:tcPr>
        <w:shd w:val="clear" w:color="ffffff" w:themeColor="accent6" w:themeTint="75" w:fill="bedba8" w:themeFill="accent6" w:themeFillTint="75"/>
        <w:tcBorders/>
      </w:tcPr>
    </w:tblStylePr>
    <w:tblStylePr w:type="band1Vert">
      <w:pPr>
        <w:pBdr/>
        <w:spacing/>
        <w:ind/>
      </w:pPr>
      <w:tblPr>
        <w:tblBorders/>
      </w:tblPr>
      <w:tcPr>
        <w:shd w:val="clear" w:color="ffffff" w:themeColor="accent6" w:themeTint="75" w:fill="be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name w:val="Grid Table 6 Colorful"/>
    <w:basedOn w:val="902"/>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787">
    <w:name w:val="Grid Table 6 Colorful - Accent 1"/>
    <w:basedOn w:val="902"/>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2" w:themeFill="accent1" w:themeFillTint="34"/>
        <w:tcBorders/>
      </w:tcPr>
    </w:tblStylePr>
    <w:tblStylePr w:type="band1Vert">
      <w:pPr>
        <w:pBdr/>
        <w:spacing/>
        <w:ind/>
      </w:pPr>
      <w:tblPr>
        <w:tblBorders/>
      </w:tblPr>
      <w:tcPr>
        <w:shd w:val="clear" w:color="ffffff" w:themeColor="accent1" w:themeTint="34" w:fill="d9e2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664a9" w:themeColor="accent1" w:themeTint="80" w:themeShade="95"/>
      </w:rPr>
      <w:pPr>
        <w:pBdr/>
        <w:spacing/>
        <w:ind/>
      </w:pPr>
      <w:tblPr>
        <w:tblBorders/>
      </w:tblPr>
      <w:tcPr>
        <w:tcBorders/>
      </w:tcPr>
    </w:tblStylePr>
    <w:tblStylePr w:type="firstRow">
      <w:rPr>
        <w:b/>
        <w:color w:val="3664a9" w:themeColor="accent1" w:themeTint="80" w:themeShade="95"/>
      </w:rPr>
      <w:pPr>
        <w:pBdr/>
        <w:spacing/>
        <w:ind/>
      </w:pPr>
      <w:tblPr>
        <w:tblBorders/>
      </w:tblPr>
      <w:tcPr>
        <w:tcBorders>
          <w:bottom w:val="single" w:color="000000" w:themeColor="accent1" w:themeTint="80" w:sz="12" w:space="0"/>
        </w:tcBorders>
      </w:tcPr>
    </w:tblStylePr>
    <w:tblStylePr w:type="lastCol">
      <w:rPr>
        <w:b/>
        <w:color w:val="3664a9" w:themeColor="accent1" w:themeTint="80" w:themeShade="95"/>
      </w:rPr>
      <w:pPr>
        <w:pBdr/>
        <w:spacing/>
        <w:ind/>
      </w:pPr>
      <w:tblPr>
        <w:tblBorders/>
      </w:tblPr>
      <w:tcPr>
        <w:tcBorders/>
      </w:tcPr>
    </w:tblStylePr>
    <w:tblStylePr w:type="lastRow">
      <w:rPr>
        <w:b/>
        <w:color w:val="3664a9"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88">
    <w:name w:val="Grid Table 6 Colorful - Accent 2"/>
    <w:basedOn w:val="90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5d6" w:themeFill="accent2" w:themeFillTint="32"/>
        <w:tcBorders/>
      </w:tcPr>
    </w:tblStylePr>
    <w:tblStylePr w:type="band1Vert">
      <w:pPr>
        <w:pBdr/>
        <w:spacing/>
        <w:ind/>
      </w:pPr>
      <w:tblPr>
        <w:tblBorders/>
      </w:tblPr>
      <w:tcPr>
        <w:shd w:val="clear" w:color="ffffff" w:themeColor="accent2" w:themeTint="32" w:fill="fbe5d6"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5712" w:themeColor="accent2" w:themeTint="97" w:themeShade="95"/>
      </w:rPr>
      <w:pPr>
        <w:pBdr/>
        <w:spacing/>
        <w:ind/>
      </w:pPr>
      <w:tblPr>
        <w:tblBorders/>
      </w:tblPr>
      <w:tcPr>
        <w:tcBorders/>
      </w:tcPr>
    </w:tblStylePr>
    <w:tblStylePr w:type="firstRow">
      <w:rPr>
        <w:b/>
        <w:color w:val="c95712" w:themeColor="accent2" w:themeTint="97" w:themeShade="95"/>
      </w:rPr>
      <w:pPr>
        <w:pBdr/>
        <w:spacing/>
        <w:ind/>
      </w:pPr>
      <w:tblPr>
        <w:tblBorders/>
      </w:tblPr>
      <w:tcPr>
        <w:tcBorders>
          <w:bottom w:val="single" w:color="000000" w:themeColor="accent2" w:themeTint="97" w:sz="12" w:space="0"/>
        </w:tcBorders>
      </w:tcPr>
    </w:tblStylePr>
    <w:tblStylePr w:type="lastCol">
      <w:rPr>
        <w:b/>
        <w:color w:val="c95712" w:themeColor="accent2" w:themeTint="97" w:themeShade="95"/>
      </w:rPr>
      <w:pPr>
        <w:pBdr/>
        <w:spacing/>
        <w:ind/>
      </w:pPr>
      <w:tblPr>
        <w:tblBorders/>
      </w:tblPr>
      <w:tcPr>
        <w:tcBorders/>
      </w:tcPr>
    </w:tblStylePr>
    <w:tblStylePr w:type="lastRow">
      <w:rPr>
        <w:b/>
        <w:color w:val="c957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89">
    <w:name w:val="Grid Table 6 Colorful - Accent 3"/>
    <w:basedOn w:val="902"/>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90">
    <w:name w:val="Grid Table 6 Colorful - Accent 4"/>
    <w:basedOn w:val="902"/>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ef2cb" w:themeFill="accent4" w:themeFillTint="34"/>
        <w:tcBorders/>
      </w:tcPr>
    </w:tblStylePr>
    <w:tblStylePr w:type="band1Vert">
      <w:pPr>
        <w:pBdr/>
        <w:spacing/>
        <w:ind/>
      </w:pPr>
      <w:tblPr>
        <w:tblBorders/>
      </w:tblPr>
      <w:tcPr>
        <w:shd w:val="clear" w:color="ffffff" w:themeColor="accent4" w:themeTint="34" w:fill="fe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d9600" w:themeColor="accent4" w:themeTint="9A" w:themeShade="95"/>
      </w:rPr>
      <w:pPr>
        <w:pBdr/>
        <w:spacing/>
        <w:ind/>
      </w:pPr>
      <w:tblPr>
        <w:tblBorders/>
      </w:tblPr>
      <w:tcPr>
        <w:tcBorders/>
      </w:tcPr>
    </w:tblStylePr>
    <w:tblStylePr w:type="firstRow">
      <w:rPr>
        <w:b/>
        <w:color w:val="cd9600" w:themeColor="accent4" w:themeTint="9A" w:themeShade="95"/>
      </w:rPr>
      <w:pPr>
        <w:pBdr/>
        <w:spacing/>
        <w:ind/>
      </w:pPr>
      <w:tblPr>
        <w:tblBorders/>
      </w:tblPr>
      <w:tcPr>
        <w:tcBorders>
          <w:bottom w:val="single" w:color="000000" w:themeColor="accent4" w:themeTint="9A" w:sz="12" w:space="0"/>
        </w:tcBorders>
      </w:tcPr>
    </w:tblStylePr>
    <w:tblStylePr w:type="lastCol">
      <w:rPr>
        <w:b/>
        <w:color w:val="cd9600" w:themeColor="accent4" w:themeTint="9A" w:themeShade="95"/>
      </w:rPr>
      <w:pPr>
        <w:pBdr/>
        <w:spacing/>
        <w:ind/>
      </w:pPr>
      <w:tblPr>
        <w:tblBorders/>
      </w:tblPr>
      <w:tcPr>
        <w:tcBorders/>
      </w:tcPr>
    </w:tblStylePr>
    <w:tblStylePr w:type="lastRow">
      <w:rPr>
        <w:b/>
        <w:color w:val="cd96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91">
    <w:name w:val="Grid Table 6 Colorful - Accent 5"/>
    <w:basedOn w:val="902"/>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debf6" w:themeFill="accent5" w:themeFillTint="34"/>
        <w:tcBorders/>
      </w:tcPr>
    </w:tblStylePr>
    <w:tblStylePr w:type="band1Vert">
      <w:pPr>
        <w:pBdr/>
        <w:spacing/>
        <w:ind/>
      </w:pPr>
      <w:tblPr>
        <w:tblBorders/>
      </w:tblPr>
      <w:tcPr>
        <w:shd w:val="clear" w:color="ffffff" w:themeColor="accent5" w:themeTint="34" w:fill="dd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d8d" w:themeColor="accent5" w:themeShade="95"/>
      </w:rPr>
      <w:pPr>
        <w:pBdr/>
        <w:spacing/>
        <w:ind/>
      </w:pPr>
      <w:tblPr>
        <w:tblBorders/>
      </w:tblPr>
      <w:tcPr>
        <w:tcBorders/>
      </w:tcPr>
    </w:tblStylePr>
    <w:tblStylePr w:type="firstRow">
      <w:rPr>
        <w:b/>
        <w:color w:val="245d8d" w:themeColor="accent5" w:themeShade="95"/>
      </w:rPr>
      <w:pPr>
        <w:pBdr/>
        <w:spacing/>
        <w:ind/>
      </w:pPr>
      <w:tblPr>
        <w:tblBorders/>
      </w:tblPr>
      <w:tcPr>
        <w:tcBorders>
          <w:bottom w:val="single" w:color="000000" w:themeColor="accent5" w:sz="12" w:space="0"/>
        </w:tcBorders>
      </w:tcPr>
    </w:tblStylePr>
    <w:tblStylePr w:type="lastCol">
      <w:rPr>
        <w:b/>
        <w:color w:val="245d8d" w:themeColor="accent5" w:themeShade="95"/>
      </w:rPr>
      <w:pPr>
        <w:pBdr/>
        <w:spacing/>
        <w:ind/>
      </w:pPr>
      <w:tblPr>
        <w:tblBorders/>
      </w:tblPr>
      <w:tcPr>
        <w:tcBorders/>
      </w:tcPr>
    </w:tblStylePr>
    <w:tblStylePr w:type="lastRow">
      <w:rPr>
        <w:b/>
        <w:color w:val="245d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92">
    <w:name w:val="Grid Table 6 Colorful - Accent 6"/>
    <w:basedOn w:val="902"/>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8" w:themeFill="accent6" w:themeFillTint="34"/>
        <w:tcBorders/>
      </w:tcPr>
    </w:tblStylePr>
    <w:tblStylePr w:type="band1Vert">
      <w:pPr>
        <w:pBdr/>
        <w:spacing/>
        <w:ind/>
      </w:pPr>
      <w:tblPr>
        <w:tblBorders/>
      </w:tblPr>
      <w:tcPr>
        <w:shd w:val="clear" w:color="ffffff" w:themeColor="accent6" w:themeTint="34" w:fill="e2efd8"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d8d" w:themeColor="accent5" w:themeShade="95"/>
      </w:rPr>
      <w:pPr>
        <w:pBdr/>
        <w:spacing/>
        <w:ind/>
      </w:pPr>
      <w:tblPr>
        <w:tblBorders/>
      </w:tblPr>
      <w:tcPr>
        <w:tcBorders/>
      </w:tcPr>
    </w:tblStylePr>
    <w:tblStylePr w:type="firstRow">
      <w:rPr>
        <w:b/>
        <w:color w:val="245d8d" w:themeColor="accent5" w:themeShade="95"/>
      </w:rPr>
      <w:pPr>
        <w:pBdr/>
        <w:spacing/>
        <w:ind/>
      </w:pPr>
      <w:tblPr>
        <w:tblBorders/>
      </w:tblPr>
      <w:tcPr>
        <w:tcBorders>
          <w:bottom w:val="single" w:color="000000" w:themeColor="accent6" w:sz="12" w:space="0"/>
        </w:tcBorders>
      </w:tcPr>
    </w:tblStylePr>
    <w:tblStylePr w:type="lastCol">
      <w:rPr>
        <w:b/>
        <w:color w:val="245d8d" w:themeColor="accent5" w:themeShade="95"/>
      </w:rPr>
      <w:pPr>
        <w:pBdr/>
        <w:spacing/>
        <w:ind/>
      </w:pPr>
      <w:tblPr>
        <w:tblBorders/>
      </w:tblPr>
      <w:tcPr>
        <w:tcBorders/>
      </w:tcPr>
    </w:tblStylePr>
    <w:tblStylePr w:type="lastRow">
      <w:rPr>
        <w:b/>
        <w:color w:val="245d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93">
    <w:name w:val="Grid Table 7 Colorful"/>
    <w:basedOn w:val="902"/>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4">
    <w:name w:val="Grid Table 7 Colorful - Accent 1"/>
    <w:basedOn w:val="902"/>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664a9" w:themeColor="accent1" w:themeTint="80" w:themeShade="95"/>
        <w:sz w:val="22"/>
      </w:rPr>
      <w:pPr>
        <w:pBdr/>
        <w:spacing/>
        <w:ind/>
      </w:pPr>
      <w:tblPr>
        <w:tblBorders/>
      </w:tblPr>
      <w:tcPr>
        <w:shd w:val="clear" w:color="ffffff" w:themeColor="accent1" w:themeTint="34" w:fill="d9e2f2" w:themeFill="accent1" w:themeFillTint="34"/>
        <w:tcBorders/>
      </w:tcPr>
    </w:tblStylePr>
    <w:tblStylePr w:type="band1Vert">
      <w:pPr>
        <w:pBdr/>
        <w:spacing/>
        <w:ind/>
      </w:pPr>
      <w:tblPr>
        <w:tblBorders/>
      </w:tblPr>
      <w:tcPr>
        <w:shd w:val="clear" w:color="ffffff" w:themeColor="accent1" w:themeTint="34" w:fill="d9e2f2" w:themeFill="accent1" w:themeFillTint="34"/>
        <w:tcBorders/>
      </w:tcPr>
    </w:tblStylePr>
    <w:tblStylePr w:type="band2Horz">
      <w:rPr>
        <w:rFonts w:ascii="Arial" w:hAnsi="Arial"/>
        <w:color w:val="3664a9"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664a9"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664a9"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664a9"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664a9"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5">
    <w:name w:val="Grid Table 7 Colorful - Accent 2"/>
    <w:basedOn w:val="902"/>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95712" w:themeColor="accent2" w:themeTint="97" w:themeShade="95"/>
        <w:sz w:val="22"/>
      </w:rPr>
      <w:pPr>
        <w:pBdr/>
        <w:spacing/>
        <w:ind/>
      </w:pPr>
      <w:tblPr>
        <w:tblBorders/>
      </w:tblPr>
      <w:tcPr>
        <w:shd w:val="clear" w:color="ffffff" w:themeColor="accent2" w:themeTint="32" w:fill="fbe5d6" w:themeFill="accent2" w:themeFillTint="32"/>
        <w:tcBorders/>
      </w:tcPr>
    </w:tblStylePr>
    <w:tblStylePr w:type="band1Vert">
      <w:pPr>
        <w:pBdr/>
        <w:spacing/>
        <w:ind/>
      </w:pPr>
      <w:tblPr>
        <w:tblBorders/>
      </w:tblPr>
      <w:tcPr>
        <w:shd w:val="clear" w:color="ffffff" w:themeColor="accent2" w:themeTint="32" w:fill="fbe5d6" w:themeFill="accent2" w:themeFillTint="32"/>
        <w:tcBorders/>
      </w:tcPr>
    </w:tblStylePr>
    <w:tblStylePr w:type="band2Horz">
      <w:rPr>
        <w:rFonts w:ascii="Arial" w:hAnsi="Arial"/>
        <w:color w:val="c957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57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6">
    <w:name w:val="Grid Table 7 Colorful - Accent 3"/>
    <w:basedOn w:val="902"/>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7">
    <w:name w:val="Grid Table 7 Colorful - Accent 4"/>
    <w:basedOn w:val="902"/>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cd9600" w:themeColor="accent4" w:themeTint="9A" w:themeShade="95"/>
        <w:sz w:val="22"/>
      </w:rPr>
      <w:pPr>
        <w:pBdr/>
        <w:spacing/>
        <w:ind/>
      </w:pPr>
      <w:tblPr>
        <w:tblBorders/>
      </w:tblPr>
      <w:tcPr>
        <w:shd w:val="clear" w:color="ffffff" w:themeColor="accent4" w:themeTint="34" w:fill="fef2cb" w:themeFill="accent4" w:themeFillTint="34"/>
        <w:tcBorders/>
      </w:tcPr>
    </w:tblStylePr>
    <w:tblStylePr w:type="band1Vert">
      <w:pPr>
        <w:pBdr/>
        <w:spacing/>
        <w:ind/>
      </w:pPr>
      <w:tblPr>
        <w:tblBorders/>
      </w:tblPr>
      <w:tcPr>
        <w:shd w:val="clear" w:color="ffffff" w:themeColor="accent4" w:themeTint="34" w:fill="fef2cb" w:themeFill="accent4" w:themeFillTint="34"/>
        <w:tcBorders/>
      </w:tcPr>
    </w:tblStylePr>
    <w:tblStylePr w:type="band2Horz">
      <w:rPr>
        <w:rFonts w:ascii="Arial" w:hAnsi="Arial"/>
        <w:color w:val="cd96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d96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name w:val="Grid Table 7 Colorful - Accent 5"/>
    <w:basedOn w:val="902"/>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d8d" w:themeColor="accent5" w:themeShade="95"/>
        <w:sz w:val="22"/>
      </w:rPr>
      <w:pPr>
        <w:pBdr/>
        <w:spacing/>
        <w:ind/>
      </w:pPr>
      <w:tblPr>
        <w:tblBorders/>
      </w:tblPr>
      <w:tcPr>
        <w:shd w:val="clear" w:color="ffffff" w:themeColor="accent5" w:themeTint="34" w:fill="ddebf6" w:themeFill="accent5" w:themeFillTint="34"/>
        <w:tcBorders/>
      </w:tcPr>
    </w:tblStylePr>
    <w:tblStylePr w:type="band1Vert">
      <w:pPr>
        <w:pBdr/>
        <w:spacing/>
        <w:ind/>
      </w:pPr>
      <w:tblPr>
        <w:tblBorders/>
      </w:tblPr>
      <w:tcPr>
        <w:shd w:val="clear" w:color="ffffff" w:themeColor="accent5" w:themeTint="34" w:fill="ddebf6" w:themeFill="accent5" w:themeFillTint="34"/>
        <w:tcBorders/>
      </w:tcPr>
    </w:tblStylePr>
    <w:tblStylePr w:type="band2Horz">
      <w:rPr>
        <w:rFonts w:ascii="Arial" w:hAnsi="Arial"/>
        <w:color w:val="245d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d8d"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d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d8d"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d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Grid Table 7 Colorful - Accent 6"/>
    <w:basedOn w:val="902"/>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26429" w:themeColor="accent6" w:themeShade="95"/>
        <w:sz w:val="22"/>
      </w:rPr>
      <w:pPr>
        <w:pBdr/>
        <w:spacing/>
        <w:ind/>
      </w:pPr>
      <w:tblPr>
        <w:tblBorders/>
      </w:tblPr>
      <w:tcPr>
        <w:shd w:val="clear" w:color="ffffff" w:themeColor="accent6" w:themeTint="34" w:fill="e2efd8" w:themeFill="accent6" w:themeFillTint="34"/>
        <w:tcBorders/>
      </w:tcPr>
    </w:tblStylePr>
    <w:tblStylePr w:type="band1Vert">
      <w:pPr>
        <w:pBdr/>
        <w:spacing/>
        <w:ind/>
      </w:pPr>
      <w:tblPr>
        <w:tblBorders/>
      </w:tblPr>
      <w:tcPr>
        <w:shd w:val="clear" w:color="ffffff" w:themeColor="accent6" w:themeTint="34" w:fill="e2efd8" w:themeFill="accent6" w:themeFillTint="34"/>
        <w:tcBorders/>
      </w:tcPr>
    </w:tblStylePr>
    <w:tblStylePr w:type="band2Horz">
      <w:rPr>
        <w:rFonts w:ascii="Arial" w:hAnsi="Arial"/>
        <w:color w:val="4264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264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List Table 1 Light"/>
    <w:basedOn w:val="90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List Table 1 Light - Accent 1"/>
    <w:basedOn w:val="90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cfdcf0" w:themeFill="accent1" w:themeFillTint="40"/>
        <w:tcBorders/>
      </w:tcPr>
    </w:tblStylePr>
    <w:tblStylePr w:type="band1Vert">
      <w:pPr>
        <w:pBdr/>
        <w:spacing/>
        <w:ind/>
      </w:pPr>
      <w:tblPr>
        <w:tblBorders/>
      </w:tblPr>
      <w:tcPr>
        <w:shd w:val="clear" w:color="ffffff" w:themeColor="accent1" w:themeTint="40" w:fill="cf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List Table 1 Light - Accent 2"/>
    <w:basedOn w:val="90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List Table 1 Light - Accent 3"/>
    <w:basedOn w:val="90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List Table 1 Light - Accent 4"/>
    <w:basedOn w:val="90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List Table 1 Light - Accent 5"/>
    <w:basedOn w:val="90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5e6f4" w:themeFill="accent5" w:themeFillTint="40"/>
        <w:tcBorders/>
      </w:tcPr>
    </w:tblStylePr>
    <w:tblStylePr w:type="band1Vert">
      <w:pPr>
        <w:pBdr/>
        <w:spacing/>
        <w:ind/>
      </w:pPr>
      <w:tblPr>
        <w:tblBorders/>
      </w:tblPr>
      <w:tcPr>
        <w:shd w:val="clear" w:color="ffffff" w:themeColor="accent5" w:themeTint="40" w:fill="d5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List Table 1 Light - Accent 6"/>
    <w:basedOn w:val="90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List Table 2"/>
    <w:basedOn w:val="902"/>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List Table 2 - Accent 1"/>
    <w:basedOn w:val="902"/>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cf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cf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List Table 2 - Accent 2"/>
    <w:basedOn w:val="902"/>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List Table 2 - Accent 3"/>
    <w:basedOn w:val="902"/>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List Table 2 - Accent 4"/>
    <w:basedOn w:val="902"/>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List Table 2 - Accent 5"/>
    <w:basedOn w:val="902"/>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5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5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List Table 2 - Accent 6"/>
    <w:basedOn w:val="902"/>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List Table 3"/>
    <w:basedOn w:val="902"/>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List Table 3 - Accent 1"/>
    <w:basedOn w:val="902"/>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List Table 3 - Accent 2"/>
    <w:basedOn w:val="90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1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List Table 3 - Accent 3"/>
    <w:basedOn w:val="902"/>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List Table 3 - Accent 4"/>
    <w:basedOn w:val="902"/>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864"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List Table 3 - Accent 5"/>
    <w:basedOn w:val="902"/>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4e5"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List Table 3 - Accent 6"/>
    <w:basedOn w:val="902"/>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ad0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List Table 4"/>
    <w:basedOn w:val="902"/>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List Table 4 - Accent 1"/>
    <w:basedOn w:val="902"/>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cf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cf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List Table 4 - Accent 2"/>
    <w:basedOn w:val="902"/>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List Table 4 - Accent 3"/>
    <w:basedOn w:val="902"/>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List Table 4 - Accent 4"/>
    <w:basedOn w:val="902"/>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List Table 4 - Accent 5"/>
    <w:basedOn w:val="902"/>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5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5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List Table 4 - Accent 6"/>
    <w:basedOn w:val="902"/>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List Table 5 Dark"/>
    <w:basedOn w:val="902"/>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29">
    <w:name w:val="List Table 5 Dark - Accent 1"/>
    <w:basedOn w:val="902"/>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0">
    <w:name w:val="List Table 5 Dark - Accent 2"/>
    <w:basedOn w:val="902"/>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cPr>
      <w:tcBorders/>
    </w:tcPr>
    <w:tblStylePr w:type="band1Horz">
      <w:pPr>
        <w:pBdr/>
        <w:spacing/>
        <w:ind/>
      </w:pPr>
      <w:tblPr>
        <w:tblBorders/>
      </w:tblPr>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1">
    <w:name w:val="List Table 5 Dark - Accent 3"/>
    <w:basedOn w:val="902"/>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2">
    <w:name w:val="List Table 5 Dark - Accent 4"/>
    <w:basedOn w:val="902"/>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cPr>
      <w:tcBorders/>
    </w:tcPr>
    <w:tblStylePr w:type="band1Horz">
      <w:pPr>
        <w:pBdr/>
        <w:spacing/>
        <w:ind/>
      </w:pPr>
      <w:tblPr>
        <w:tblBorders/>
      </w:tblPr>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3">
    <w:name w:val="List Table 5 Dark - Accent 5"/>
    <w:basedOn w:val="902"/>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4e5" w:themeFill="accent5" w:themeFillTint="9A"/>
    </w:tblPr>
    <w:tcPr>
      <w:tcBorders/>
    </w:tcPr>
    <w:tblStylePr w:type="band1Horz">
      <w:pPr>
        <w:pBdr/>
        <w:spacing/>
        <w:ind/>
      </w:pPr>
      <w:tblPr>
        <w:tblBorders/>
      </w:tblPr>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4e5"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4e5"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4">
    <w:name w:val="List Table 5 Dark - Accent 6"/>
    <w:basedOn w:val="902"/>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cPr>
      <w:tcBorders/>
    </w:tcPr>
    <w:tblStylePr w:type="band1Horz">
      <w:pPr>
        <w:pBdr/>
        <w:spacing/>
        <w:ind/>
      </w:pPr>
      <w:tblPr>
        <w:tblBorders/>
      </w:tblPr>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5">
    <w:name w:val="List Table 6 Colorful"/>
    <w:basedOn w:val="902"/>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List Table 6 Colorful - Accent 1"/>
    <w:basedOn w:val="902"/>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cfdcf0" w:themeFill="accent1" w:themeFillTint="40"/>
        <w:tcBorders/>
      </w:tcPr>
    </w:tblStylePr>
    <w:tblStylePr w:type="band1Vert">
      <w:pPr>
        <w:pBdr/>
        <w:spacing/>
        <w:ind/>
      </w:pPr>
      <w:tblPr>
        <w:tblBorders/>
      </w:tblPr>
      <w:tcPr>
        <w:shd w:val="clear" w:color="ffffff" w:themeColor="accent1" w:themeTint="40" w:fill="cf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374" w:themeColor="accent1" w:themeShade="95"/>
      </w:rPr>
      <w:pPr>
        <w:pBdr/>
        <w:spacing/>
        <w:ind/>
      </w:pPr>
      <w:tblPr>
        <w:tblBorders/>
      </w:tblPr>
      <w:tcPr>
        <w:tcBorders/>
      </w:tcPr>
    </w:tblStylePr>
    <w:tblStylePr w:type="firstRow">
      <w:rPr>
        <w:b/>
        <w:color w:val="254374" w:themeColor="accent1" w:themeShade="95"/>
      </w:rPr>
      <w:pPr>
        <w:pBdr/>
        <w:spacing/>
        <w:ind/>
      </w:pPr>
      <w:tblPr>
        <w:tblBorders/>
      </w:tblPr>
      <w:tcPr>
        <w:tcBorders>
          <w:bottom w:val="single" w:color="000000" w:themeColor="accent1" w:sz="4" w:space="0"/>
        </w:tcBorders>
      </w:tcPr>
    </w:tblStylePr>
    <w:tblStylePr w:type="lastCol">
      <w:rPr>
        <w:b/>
        <w:color w:val="254374" w:themeColor="accent1" w:themeShade="95"/>
      </w:rPr>
      <w:pPr>
        <w:pBdr/>
        <w:spacing/>
        <w:ind/>
      </w:pPr>
      <w:tblPr>
        <w:tblBorders/>
      </w:tblPr>
      <w:tcPr>
        <w:tcBorders/>
      </w:tcPr>
    </w:tblStylePr>
    <w:tblStylePr w:type="lastRow">
      <w:rPr>
        <w:b/>
        <w:color w:val="254374"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List Table 6 Colorful - Accent 2"/>
    <w:basedOn w:val="902"/>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5712" w:themeColor="accent2" w:themeTint="97" w:themeShade="95"/>
      </w:rPr>
      <w:pPr>
        <w:pBdr/>
        <w:spacing/>
        <w:ind/>
      </w:pPr>
      <w:tblPr>
        <w:tblBorders/>
      </w:tblPr>
      <w:tcPr>
        <w:tcBorders/>
      </w:tcPr>
    </w:tblStylePr>
    <w:tblStylePr w:type="firstRow">
      <w:rPr>
        <w:b/>
        <w:color w:val="c95712" w:themeColor="accent2" w:themeTint="97" w:themeShade="95"/>
      </w:rPr>
      <w:pPr>
        <w:pBdr/>
        <w:spacing/>
        <w:ind/>
      </w:pPr>
      <w:tblPr>
        <w:tblBorders/>
      </w:tblPr>
      <w:tcPr>
        <w:tcBorders>
          <w:bottom w:val="single" w:color="000000" w:themeColor="accent2" w:themeTint="97" w:sz="4" w:space="0"/>
        </w:tcBorders>
      </w:tcPr>
    </w:tblStylePr>
    <w:tblStylePr w:type="lastCol">
      <w:rPr>
        <w:b/>
        <w:color w:val="c95712" w:themeColor="accent2" w:themeTint="97" w:themeShade="95"/>
      </w:rPr>
      <w:pPr>
        <w:pBdr/>
        <w:spacing/>
        <w:ind/>
      </w:pPr>
      <w:tblPr>
        <w:tblBorders/>
      </w:tblPr>
      <w:tcPr>
        <w:tcBorders/>
      </w:tcPr>
    </w:tblStylePr>
    <w:tblStylePr w:type="lastRow">
      <w:rPr>
        <w:b/>
        <w:color w:val="c957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List Table 6 Colorful - Accent 3"/>
    <w:basedOn w:val="902"/>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List Table 6 Colorful - Accent 4"/>
    <w:basedOn w:val="902"/>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d9600" w:themeColor="accent4" w:themeTint="9A" w:themeShade="95"/>
      </w:rPr>
      <w:pPr>
        <w:pBdr/>
        <w:spacing/>
        <w:ind/>
      </w:pPr>
      <w:tblPr>
        <w:tblBorders/>
      </w:tblPr>
      <w:tcPr>
        <w:tcBorders/>
      </w:tcPr>
    </w:tblStylePr>
    <w:tblStylePr w:type="firstRow">
      <w:rPr>
        <w:b/>
        <w:color w:val="cd9600" w:themeColor="accent4" w:themeTint="9A" w:themeShade="95"/>
      </w:rPr>
      <w:pPr>
        <w:pBdr/>
        <w:spacing/>
        <w:ind/>
      </w:pPr>
      <w:tblPr>
        <w:tblBorders/>
      </w:tblPr>
      <w:tcPr>
        <w:tcBorders>
          <w:bottom w:val="single" w:color="000000" w:themeColor="accent4" w:themeTint="9A" w:sz="4" w:space="0"/>
        </w:tcBorders>
      </w:tcPr>
    </w:tblStylePr>
    <w:tblStylePr w:type="lastCol">
      <w:rPr>
        <w:b/>
        <w:color w:val="cd9600" w:themeColor="accent4" w:themeTint="9A" w:themeShade="95"/>
      </w:rPr>
      <w:pPr>
        <w:pBdr/>
        <w:spacing/>
        <w:ind/>
      </w:pPr>
      <w:tblPr>
        <w:tblBorders/>
      </w:tblPr>
      <w:tcPr>
        <w:tcBorders/>
      </w:tcPr>
    </w:tblStylePr>
    <w:tblStylePr w:type="lastRow">
      <w:rPr>
        <w:b/>
        <w:color w:val="cd96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List Table 6 Colorful - Accent 5"/>
    <w:basedOn w:val="902"/>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5e6f4" w:themeFill="accent5" w:themeFillTint="40"/>
        <w:tcBorders/>
      </w:tcPr>
    </w:tblStylePr>
    <w:tblStylePr w:type="band1Vert">
      <w:pPr>
        <w:pBdr/>
        <w:spacing/>
        <w:ind/>
      </w:pPr>
      <w:tblPr>
        <w:tblBorders/>
      </w:tblPr>
      <w:tcPr>
        <w:shd w:val="clear" w:color="ffffff" w:themeColor="accent5" w:themeTint="40" w:fill="d5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e78b1" w:themeColor="accent5" w:themeTint="9A" w:themeShade="95"/>
      </w:rPr>
      <w:pPr>
        <w:pBdr/>
        <w:spacing/>
        <w:ind/>
      </w:pPr>
      <w:tblPr>
        <w:tblBorders/>
      </w:tblPr>
      <w:tcPr>
        <w:tcBorders/>
      </w:tcPr>
    </w:tblStylePr>
    <w:tblStylePr w:type="firstRow">
      <w:rPr>
        <w:b/>
        <w:color w:val="2e78b1" w:themeColor="accent5" w:themeTint="9A" w:themeShade="95"/>
      </w:rPr>
      <w:pPr>
        <w:pBdr/>
        <w:spacing/>
        <w:ind/>
      </w:pPr>
      <w:tblPr>
        <w:tblBorders/>
      </w:tblPr>
      <w:tcPr>
        <w:tcBorders>
          <w:bottom w:val="single" w:color="000000" w:themeColor="accent5" w:themeTint="9A" w:sz="4" w:space="0"/>
        </w:tcBorders>
      </w:tcPr>
    </w:tblStylePr>
    <w:tblStylePr w:type="lastCol">
      <w:rPr>
        <w:b/>
        <w:color w:val="2e78b1" w:themeColor="accent5" w:themeTint="9A" w:themeShade="95"/>
      </w:rPr>
      <w:pPr>
        <w:pBdr/>
        <w:spacing/>
        <w:ind/>
      </w:pPr>
      <w:tblPr>
        <w:tblBorders/>
      </w:tblPr>
      <w:tcPr>
        <w:tcBorders/>
      </w:tcPr>
    </w:tblStylePr>
    <w:tblStylePr w:type="lastRow">
      <w:rPr>
        <w:b/>
        <w:color w:val="2e78b1"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List Table 6 Colorful - Accent 6"/>
    <w:basedOn w:val="902"/>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f8f3c" w:themeColor="accent6" w:themeTint="98" w:themeShade="95"/>
      </w:rPr>
      <w:pPr>
        <w:pBdr/>
        <w:spacing/>
        <w:ind/>
      </w:pPr>
      <w:tblPr>
        <w:tblBorders/>
      </w:tblPr>
      <w:tcPr>
        <w:tcBorders/>
      </w:tcPr>
    </w:tblStylePr>
    <w:tblStylePr w:type="firstRow">
      <w:rPr>
        <w:b/>
        <w:color w:val="5f8f3c" w:themeColor="accent6" w:themeTint="98" w:themeShade="95"/>
      </w:rPr>
      <w:pPr>
        <w:pBdr/>
        <w:spacing/>
        <w:ind/>
      </w:pPr>
      <w:tblPr>
        <w:tblBorders/>
      </w:tblPr>
      <w:tcPr>
        <w:tcBorders>
          <w:bottom w:val="single" w:color="000000" w:themeColor="accent6" w:themeTint="98" w:sz="4" w:space="0"/>
        </w:tcBorders>
      </w:tcPr>
    </w:tblStylePr>
    <w:tblStylePr w:type="lastCol">
      <w:rPr>
        <w:b/>
        <w:color w:val="5f8f3c" w:themeColor="accent6" w:themeTint="98" w:themeShade="95"/>
      </w:rPr>
      <w:pPr>
        <w:pBdr/>
        <w:spacing/>
        <w:ind/>
      </w:pPr>
      <w:tblPr>
        <w:tblBorders/>
      </w:tblPr>
      <w:tcPr>
        <w:tcBorders/>
      </w:tcPr>
    </w:tblStylePr>
    <w:tblStylePr w:type="lastRow">
      <w:rPr>
        <w:b/>
        <w:color w:val="5f8f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List Table 7 Colorful"/>
    <w:basedOn w:val="902"/>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843">
    <w:name w:val="List Table 7 Colorful - Accent 1"/>
    <w:basedOn w:val="902"/>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374" w:themeColor="accent1" w:themeShade="95"/>
        <w:sz w:val="22"/>
      </w:rPr>
      <w:pPr>
        <w:pBdr/>
        <w:spacing/>
        <w:ind/>
      </w:pPr>
      <w:tblPr>
        <w:tblBorders/>
      </w:tblPr>
      <w:tcPr>
        <w:shd w:val="clear" w:color="ffffff" w:themeColor="accent1" w:themeTint="40" w:fill="cfdcf0" w:themeFill="accent1" w:themeFillTint="40"/>
        <w:tcBorders/>
      </w:tcPr>
    </w:tblStylePr>
    <w:tblStylePr w:type="band1Vert">
      <w:pPr>
        <w:pBdr/>
        <w:spacing/>
        <w:ind/>
      </w:pPr>
      <w:tblPr>
        <w:tblBorders/>
      </w:tblPr>
      <w:tcPr>
        <w:shd w:val="clear" w:color="ffffff" w:themeColor="accent1" w:themeTint="40" w:fill="cfdcf0" w:themeFill="accent1" w:themeFillTint="40"/>
        <w:tcBorders/>
      </w:tcPr>
    </w:tblStylePr>
    <w:tblStylePr w:type="band2Horz">
      <w:rPr>
        <w:rFonts w:ascii="Arial" w:hAnsi="Arial"/>
        <w:color w:val="254374"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374"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374"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374"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374"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374" w:themeColor="accent1" w:themeShade="95"/>
        <w:sz w:val="22"/>
      </w:rPr>
      <w:pPr>
        <w:pBdr/>
        <w:spacing/>
        <w:ind/>
      </w:pPr>
      <w:tblPr>
        <w:tblBorders/>
      </w:tblPr>
      <w:tcPr>
        <w:tcBorders/>
      </w:tcPr>
    </w:tblStylePr>
  </w:style>
  <w:style w:type="table" w:styleId="844">
    <w:name w:val="List Table 7 Colorful - Accent 2"/>
    <w:basedOn w:val="902"/>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957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957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57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95712" w:themeColor="accent2" w:themeTint="97" w:themeShade="95"/>
        <w:sz w:val="22"/>
      </w:rPr>
      <w:pPr>
        <w:pBdr/>
        <w:spacing/>
        <w:ind/>
      </w:pPr>
      <w:tblPr>
        <w:tblBorders/>
      </w:tblPr>
      <w:tcPr>
        <w:tcBorders/>
      </w:tcPr>
    </w:tblStylePr>
  </w:style>
  <w:style w:type="table" w:styleId="845">
    <w:name w:val="List Table 7 Colorful - Accent 3"/>
    <w:basedOn w:val="902"/>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846">
    <w:name w:val="List Table 7 Colorful - Accent 4"/>
    <w:basedOn w:val="902"/>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cd96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cd96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d96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d9600" w:themeColor="accent4" w:themeTint="9A" w:themeShade="95"/>
        <w:sz w:val="22"/>
      </w:rPr>
      <w:pPr>
        <w:pBdr/>
        <w:spacing/>
        <w:ind/>
      </w:pPr>
      <w:tblPr>
        <w:tblBorders/>
      </w:tblPr>
      <w:tcPr>
        <w:tcBorders/>
      </w:tcPr>
    </w:tblStylePr>
  </w:style>
  <w:style w:type="table" w:styleId="847">
    <w:name w:val="List Table 7 Colorful - Accent 5"/>
    <w:basedOn w:val="902"/>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e78b1" w:themeColor="accent5" w:themeTint="9A" w:themeShade="95"/>
        <w:sz w:val="22"/>
      </w:rPr>
      <w:pPr>
        <w:pBdr/>
        <w:spacing/>
        <w:ind/>
      </w:pPr>
      <w:tblPr>
        <w:tblBorders/>
      </w:tblPr>
      <w:tcPr>
        <w:shd w:val="clear" w:color="ffffff" w:themeColor="accent5" w:themeTint="40" w:fill="d5e6f4" w:themeFill="accent5" w:themeFillTint="40"/>
        <w:tcBorders/>
      </w:tcPr>
    </w:tblStylePr>
    <w:tblStylePr w:type="band1Vert">
      <w:pPr>
        <w:pBdr/>
        <w:spacing/>
        <w:ind/>
      </w:pPr>
      <w:tblPr>
        <w:tblBorders/>
      </w:tblPr>
      <w:tcPr>
        <w:shd w:val="clear" w:color="ffffff" w:themeColor="accent5" w:themeTint="40" w:fill="d5e6f4" w:themeFill="accent5" w:themeFillTint="40"/>
        <w:tcBorders/>
      </w:tcPr>
    </w:tblStylePr>
    <w:tblStylePr w:type="band2Horz">
      <w:rPr>
        <w:rFonts w:ascii="Arial" w:hAnsi="Arial"/>
        <w:color w:val="2e78b1"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e78b1"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e78b1"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e78b1"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e78b1"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e78b1" w:themeColor="accent5" w:themeTint="9A" w:themeShade="95"/>
        <w:sz w:val="22"/>
      </w:rPr>
      <w:pPr>
        <w:pBdr/>
        <w:spacing/>
        <w:ind/>
      </w:pPr>
      <w:tblPr>
        <w:tblBorders/>
      </w:tblPr>
      <w:tcPr>
        <w:tcBorders/>
      </w:tcPr>
    </w:tblStylePr>
  </w:style>
  <w:style w:type="table" w:styleId="848">
    <w:name w:val="List Table 7 Colorful - Accent 6"/>
    <w:basedOn w:val="902"/>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f8f3c" w:themeColor="accent6" w:themeTint="98" w:themeShade="95"/>
        <w:sz w:val="22"/>
      </w:rPr>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rPr>
        <w:rFonts w:ascii="Arial" w:hAnsi="Arial"/>
        <w:color w:val="5f8f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f8f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f8f3c" w:themeColor="accent6" w:themeTint="98" w:themeShade="95"/>
        <w:sz w:val="22"/>
      </w:rPr>
      <w:pPr>
        <w:pBdr/>
        <w:spacing/>
        <w:ind/>
      </w:pPr>
      <w:tblPr>
        <w:tblBorders/>
      </w:tblPr>
      <w:tcPr>
        <w:tcBorders/>
      </w:tcPr>
    </w:tblStylePr>
  </w:style>
  <w:style w:type="table" w:styleId="849">
    <w:name w:val="Lined - Accent"/>
    <w:basedOn w:val="90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Lined - Accent 1"/>
    <w:basedOn w:val="90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3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3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Lined - Accent 2"/>
    <w:basedOn w:val="90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Lined - Accent 3"/>
    <w:basedOn w:val="90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Lined - Accent 4"/>
    <w:basedOn w:val="90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Lined - Accent 5"/>
    <w:basedOn w:val="90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Lined - Accent 6"/>
    <w:basedOn w:val="90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Bordered &amp; Lined - Accent"/>
    <w:basedOn w:val="902"/>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Bordered &amp; Lined - Accent 1"/>
    <w:basedOn w:val="902"/>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3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3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Bordered &amp; Lined - Accent 2"/>
    <w:basedOn w:val="902"/>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Bordered &amp; Lined - Accent 3"/>
    <w:basedOn w:val="902"/>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Bordered &amp; Lined - Accent 4"/>
    <w:basedOn w:val="902"/>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Bordered &amp; Lined - Accent 5"/>
    <w:basedOn w:val="902"/>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Bordered &amp; Lined - Accent 6"/>
    <w:basedOn w:val="902"/>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Bordered"/>
    <w:basedOn w:val="902"/>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Bordered - Accent 1"/>
    <w:basedOn w:val="902"/>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Bordered - Accent 2"/>
    <w:basedOn w:val="90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Bordered - Accent 3"/>
    <w:basedOn w:val="902"/>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Bordered - Accent 4"/>
    <w:basedOn w:val="902"/>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Bordered - Accent 5"/>
    <w:basedOn w:val="902"/>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Bordered - Accent 6"/>
    <w:basedOn w:val="902"/>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870">
    <w:name w:val="footnote text"/>
    <w:basedOn w:val="894"/>
    <w:link w:val="871"/>
    <w:uiPriority w:val="99"/>
    <w:semiHidden/>
    <w:unhideWhenUsed/>
    <w:pPr>
      <w:pBdr/>
      <w:spacing w:after="40" w:line="240" w:lineRule="auto"/>
      <w:ind/>
    </w:pPr>
    <w:rPr>
      <w:sz w:val="18"/>
    </w:rPr>
  </w:style>
  <w:style w:type="character" w:styleId="871">
    <w:name w:val="Footnote Text Char"/>
    <w:link w:val="870"/>
    <w:uiPriority w:val="99"/>
    <w:pPr>
      <w:pBdr/>
      <w:spacing/>
      <w:ind/>
    </w:pPr>
    <w:rPr>
      <w:sz w:val="18"/>
    </w:rPr>
  </w:style>
  <w:style w:type="character" w:styleId="872">
    <w:name w:val="footnote reference"/>
    <w:basedOn w:val="901"/>
    <w:uiPriority w:val="99"/>
    <w:unhideWhenUsed/>
    <w:pPr>
      <w:pBdr/>
      <w:spacing/>
      <w:ind/>
    </w:pPr>
    <w:rPr>
      <w:vertAlign w:val="superscript"/>
    </w:rPr>
  </w:style>
  <w:style w:type="paragraph" w:styleId="873">
    <w:name w:val="endnote text"/>
    <w:basedOn w:val="894"/>
    <w:link w:val="874"/>
    <w:uiPriority w:val="99"/>
    <w:semiHidden/>
    <w:unhideWhenUsed/>
    <w:pPr>
      <w:pBdr/>
      <w:spacing w:after="0" w:line="240" w:lineRule="auto"/>
      <w:ind/>
    </w:pPr>
    <w:rPr>
      <w:sz w:val="20"/>
    </w:rPr>
  </w:style>
  <w:style w:type="character" w:styleId="874">
    <w:name w:val="Endnote Text Char"/>
    <w:link w:val="873"/>
    <w:uiPriority w:val="99"/>
    <w:pPr>
      <w:pBdr/>
      <w:spacing/>
      <w:ind/>
    </w:pPr>
    <w:rPr>
      <w:sz w:val="20"/>
    </w:rPr>
  </w:style>
  <w:style w:type="character" w:styleId="875">
    <w:name w:val="endnote reference"/>
    <w:basedOn w:val="901"/>
    <w:uiPriority w:val="99"/>
    <w:semiHidden/>
    <w:unhideWhenUsed/>
    <w:pPr>
      <w:pBdr/>
      <w:spacing/>
      <w:ind/>
    </w:pPr>
    <w:rPr>
      <w:vertAlign w:val="superscript"/>
    </w:rPr>
  </w:style>
  <w:style w:type="paragraph" w:styleId="876">
    <w:name w:val="toc 1"/>
    <w:basedOn w:val="894"/>
    <w:next w:val="894"/>
    <w:uiPriority w:val="39"/>
    <w:unhideWhenUsed/>
    <w:pPr>
      <w:pBdr/>
      <w:spacing w:after="57"/>
      <w:ind w:right="0" w:firstLine="0" w:left="0"/>
    </w:pPr>
  </w:style>
  <w:style w:type="paragraph" w:styleId="877">
    <w:name w:val="toc 2"/>
    <w:basedOn w:val="894"/>
    <w:next w:val="894"/>
    <w:uiPriority w:val="39"/>
    <w:unhideWhenUsed/>
    <w:pPr>
      <w:pBdr/>
      <w:spacing w:after="57"/>
      <w:ind w:right="0" w:firstLine="0" w:left="283"/>
    </w:pPr>
  </w:style>
  <w:style w:type="paragraph" w:styleId="878">
    <w:name w:val="toc 3"/>
    <w:basedOn w:val="894"/>
    <w:next w:val="894"/>
    <w:uiPriority w:val="39"/>
    <w:unhideWhenUsed/>
    <w:pPr>
      <w:pBdr/>
      <w:spacing w:after="57"/>
      <w:ind w:right="0" w:firstLine="0" w:left="567"/>
    </w:pPr>
  </w:style>
  <w:style w:type="paragraph" w:styleId="879">
    <w:name w:val="toc 4"/>
    <w:basedOn w:val="894"/>
    <w:next w:val="894"/>
    <w:uiPriority w:val="39"/>
    <w:unhideWhenUsed/>
    <w:pPr>
      <w:pBdr/>
      <w:spacing w:after="57"/>
      <w:ind w:right="0" w:firstLine="0" w:left="850"/>
    </w:pPr>
  </w:style>
  <w:style w:type="paragraph" w:styleId="880">
    <w:name w:val="toc 5"/>
    <w:basedOn w:val="894"/>
    <w:next w:val="894"/>
    <w:uiPriority w:val="39"/>
    <w:unhideWhenUsed/>
    <w:pPr>
      <w:pBdr/>
      <w:spacing w:after="57"/>
      <w:ind w:right="0" w:firstLine="0" w:left="1134"/>
    </w:pPr>
  </w:style>
  <w:style w:type="paragraph" w:styleId="881">
    <w:name w:val="toc 6"/>
    <w:basedOn w:val="894"/>
    <w:next w:val="894"/>
    <w:uiPriority w:val="39"/>
    <w:unhideWhenUsed/>
    <w:pPr>
      <w:pBdr/>
      <w:spacing w:after="57"/>
      <w:ind w:right="0" w:firstLine="0" w:left="1417"/>
    </w:pPr>
  </w:style>
  <w:style w:type="paragraph" w:styleId="882">
    <w:name w:val="toc 7"/>
    <w:basedOn w:val="894"/>
    <w:next w:val="894"/>
    <w:uiPriority w:val="39"/>
    <w:unhideWhenUsed/>
    <w:pPr>
      <w:pBdr/>
      <w:spacing w:after="57"/>
      <w:ind w:right="0" w:firstLine="0" w:left="1701"/>
    </w:pPr>
  </w:style>
  <w:style w:type="paragraph" w:styleId="883">
    <w:name w:val="toc 8"/>
    <w:basedOn w:val="894"/>
    <w:next w:val="894"/>
    <w:uiPriority w:val="39"/>
    <w:unhideWhenUsed/>
    <w:pPr>
      <w:pBdr/>
      <w:spacing w:after="57"/>
      <w:ind w:right="0" w:firstLine="0" w:left="1984"/>
    </w:pPr>
  </w:style>
  <w:style w:type="paragraph" w:styleId="884">
    <w:name w:val="toc 9"/>
    <w:basedOn w:val="894"/>
    <w:next w:val="894"/>
    <w:uiPriority w:val="39"/>
    <w:unhideWhenUsed/>
    <w:pPr>
      <w:pBdr/>
      <w:spacing w:after="57"/>
      <w:ind w:right="0" w:firstLine="0" w:left="2268"/>
    </w:pPr>
  </w:style>
  <w:style w:type="paragraph" w:styleId="885">
    <w:name w:val="TOC Heading"/>
    <w:uiPriority w:val="39"/>
    <w:unhideWhenUsed/>
    <w:pPr>
      <w:pBdr/>
      <w:spacing/>
      <w:ind/>
    </w:pPr>
  </w:style>
  <w:style w:type="paragraph" w:styleId="886">
    <w:name w:val="table of figures"/>
    <w:basedOn w:val="894"/>
    <w:next w:val="894"/>
    <w:uiPriority w:val="99"/>
    <w:unhideWhenUsed/>
    <w:pPr>
      <w:pBdr/>
      <w:spacing w:after="0" w:afterAutospacing="0"/>
      <w:ind/>
    </w:pPr>
  </w:style>
  <w:style w:type="paragraph" w:styleId="887">
    <w:name w:val="Heading 1"/>
    <w:basedOn w:val="894"/>
    <w:next w:val="894"/>
    <w:pPr>
      <w:keepNext w:val="true"/>
      <w:keepLines w:val="true"/>
      <w:pBdr/>
      <w:spacing w:after="120" w:before="480"/>
      <w:ind/>
    </w:pPr>
    <w:rPr>
      <w:b/>
      <w:sz w:val="48"/>
      <w:szCs w:val="48"/>
    </w:rPr>
  </w:style>
  <w:style w:type="paragraph" w:styleId="888">
    <w:name w:val="Heading 2"/>
    <w:basedOn w:val="894"/>
    <w:next w:val="894"/>
    <w:pPr>
      <w:pBdr/>
      <w:spacing w:line="240" w:lineRule="auto"/>
      <w:ind/>
    </w:pPr>
    <w:rPr>
      <w:rFonts w:ascii="Times New Roman" w:hAnsi="Times New Roman" w:eastAsia="Times New Roman" w:cs="Times New Roman"/>
      <w:b/>
      <w:sz w:val="36"/>
      <w:szCs w:val="36"/>
    </w:rPr>
  </w:style>
  <w:style w:type="paragraph" w:styleId="889">
    <w:name w:val="Heading 3"/>
    <w:basedOn w:val="894"/>
    <w:next w:val="894"/>
    <w:pPr>
      <w:pBdr/>
      <w:spacing w:line="240" w:lineRule="auto"/>
      <w:ind/>
    </w:pPr>
    <w:rPr>
      <w:rFonts w:ascii="Times New Roman" w:hAnsi="Times New Roman" w:eastAsia="Times New Roman" w:cs="Times New Roman"/>
      <w:b/>
      <w:sz w:val="27"/>
      <w:szCs w:val="27"/>
    </w:rPr>
  </w:style>
  <w:style w:type="paragraph" w:styleId="890">
    <w:name w:val="Heading 4"/>
    <w:basedOn w:val="894"/>
    <w:next w:val="894"/>
    <w:pPr>
      <w:keepNext w:val="true"/>
      <w:keepLines w:val="true"/>
      <w:pBdr/>
      <w:spacing w:after="40" w:before="240"/>
      <w:ind/>
    </w:pPr>
    <w:rPr>
      <w:b/>
      <w:sz w:val="24"/>
      <w:szCs w:val="24"/>
    </w:rPr>
  </w:style>
  <w:style w:type="paragraph" w:styleId="891">
    <w:name w:val="Heading 5"/>
    <w:basedOn w:val="894"/>
    <w:next w:val="894"/>
    <w:pPr>
      <w:keepNext w:val="true"/>
      <w:keepLines w:val="true"/>
      <w:pBdr/>
      <w:spacing w:after="40" w:before="220"/>
      <w:ind/>
    </w:pPr>
    <w:rPr>
      <w:b/>
    </w:rPr>
  </w:style>
  <w:style w:type="paragraph" w:styleId="892">
    <w:name w:val="Heading 6"/>
    <w:basedOn w:val="894"/>
    <w:next w:val="894"/>
    <w:pPr>
      <w:keepNext w:val="true"/>
      <w:keepLines w:val="true"/>
      <w:pBdr/>
      <w:spacing w:after="40" w:before="200"/>
      <w:ind/>
    </w:pPr>
    <w:rPr>
      <w:b/>
      <w:sz w:val="20"/>
      <w:szCs w:val="20"/>
    </w:rPr>
  </w:style>
  <w:style w:type="paragraph" w:styleId="893">
    <w:name w:val="Title"/>
    <w:basedOn w:val="894"/>
    <w:next w:val="894"/>
    <w:pPr>
      <w:keepNext w:val="true"/>
      <w:keepLines w:val="true"/>
      <w:pBdr/>
      <w:spacing w:after="120" w:before="480"/>
      <w:ind/>
    </w:pPr>
    <w:rPr>
      <w:b/>
      <w:sz w:val="72"/>
      <w:szCs w:val="72"/>
    </w:rPr>
  </w:style>
  <w:style w:type="paragraph" w:styleId="894" w:default="1">
    <w:name w:val="Normal"/>
    <w:qFormat/>
    <w:pPr>
      <w:pBdr/>
      <w:spacing/>
      <w:ind/>
    </w:pPr>
  </w:style>
  <w:style w:type="paragraph" w:styleId="895">
    <w:name w:val="Heading 1"/>
    <w:basedOn w:val="894"/>
    <w:next w:val="894"/>
    <w:uiPriority w:val="9"/>
    <w:qFormat/>
    <w:pPr>
      <w:keepNext w:val="true"/>
      <w:keepLines w:val="true"/>
      <w:pBdr/>
      <w:spacing w:after="120" w:before="480"/>
      <w:ind/>
      <w:outlineLvl w:val="0"/>
    </w:pPr>
    <w:rPr>
      <w:b/>
      <w:sz w:val="48"/>
      <w:szCs w:val="48"/>
    </w:rPr>
  </w:style>
  <w:style w:type="paragraph" w:styleId="896">
    <w:name w:val="Heading 2"/>
    <w:basedOn w:val="894"/>
    <w:link w:val="907"/>
    <w:uiPriority w:val="9"/>
    <w:unhideWhenUsed/>
    <w:qFormat/>
    <w:pPr>
      <w:pBdr/>
      <w:spacing w:after="100" w:afterAutospacing="1" w:before="100" w:beforeAutospacing="1" w:line="240" w:lineRule="auto"/>
      <w:ind/>
      <w:outlineLvl w:val="1"/>
    </w:pPr>
    <w:rPr>
      <w:rFonts w:ascii="Times New Roman" w:hAnsi="Times New Roman" w:eastAsia="Times New Roman" w:cs="Times New Roman"/>
      <w:b/>
      <w:bCs/>
      <w:sz w:val="36"/>
      <w:szCs w:val="36"/>
    </w:rPr>
  </w:style>
  <w:style w:type="paragraph" w:styleId="897">
    <w:name w:val="Heading 3"/>
    <w:basedOn w:val="894"/>
    <w:link w:val="908"/>
    <w:uiPriority w:val="9"/>
    <w:unhideWhenUsed/>
    <w:qFormat/>
    <w:pPr>
      <w:pBdr/>
      <w:spacing w:after="100" w:afterAutospacing="1" w:before="100" w:beforeAutospacing="1" w:line="240" w:lineRule="auto"/>
      <w:ind/>
      <w:outlineLvl w:val="2"/>
    </w:pPr>
    <w:rPr>
      <w:rFonts w:ascii="Times New Roman" w:hAnsi="Times New Roman" w:eastAsia="Times New Roman" w:cs="Times New Roman"/>
      <w:b/>
      <w:bCs/>
      <w:sz w:val="27"/>
      <w:szCs w:val="27"/>
    </w:rPr>
  </w:style>
  <w:style w:type="paragraph" w:styleId="898">
    <w:name w:val="Heading 4"/>
    <w:basedOn w:val="894"/>
    <w:next w:val="894"/>
    <w:uiPriority w:val="9"/>
    <w:semiHidden/>
    <w:unhideWhenUsed/>
    <w:qFormat/>
    <w:pPr>
      <w:keepNext w:val="true"/>
      <w:keepLines w:val="true"/>
      <w:pBdr/>
      <w:spacing w:after="40" w:before="240"/>
      <w:ind/>
      <w:outlineLvl w:val="3"/>
    </w:pPr>
    <w:rPr>
      <w:b/>
      <w:sz w:val="24"/>
      <w:szCs w:val="24"/>
    </w:rPr>
  </w:style>
  <w:style w:type="paragraph" w:styleId="899">
    <w:name w:val="Heading 5"/>
    <w:basedOn w:val="894"/>
    <w:next w:val="894"/>
    <w:uiPriority w:val="9"/>
    <w:semiHidden/>
    <w:unhideWhenUsed/>
    <w:qFormat/>
    <w:pPr>
      <w:keepNext w:val="true"/>
      <w:keepLines w:val="true"/>
      <w:pBdr/>
      <w:spacing w:after="40" w:before="220"/>
      <w:ind/>
      <w:outlineLvl w:val="4"/>
    </w:pPr>
    <w:rPr>
      <w:b/>
    </w:rPr>
  </w:style>
  <w:style w:type="paragraph" w:styleId="900">
    <w:name w:val="Heading 6"/>
    <w:basedOn w:val="894"/>
    <w:next w:val="894"/>
    <w:uiPriority w:val="9"/>
    <w:semiHidden/>
    <w:unhideWhenUsed/>
    <w:qFormat/>
    <w:pPr>
      <w:keepNext w:val="true"/>
      <w:keepLines w:val="true"/>
      <w:pBdr/>
      <w:spacing w:after="40" w:before="200"/>
      <w:ind/>
      <w:outlineLvl w:val="5"/>
    </w:pPr>
    <w:rPr>
      <w:b/>
      <w:sz w:val="20"/>
      <w:szCs w:val="20"/>
    </w:rPr>
  </w:style>
  <w:style w:type="character" w:styleId="901" w:default="1">
    <w:name w:val="Default Paragraph Font"/>
    <w:uiPriority w:val="1"/>
    <w:semiHidden/>
    <w:unhideWhenUsed/>
    <w:pPr>
      <w:pBdr/>
      <w:spacing/>
      <w:ind/>
    </w:pPr>
  </w:style>
  <w:style w:type="table" w:styleId="902"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903" w:default="1">
    <w:name w:val="No List"/>
    <w:uiPriority w:val="99"/>
    <w:semiHidden/>
    <w:unhideWhenUsed/>
    <w:pPr>
      <w:pBdr/>
      <w:spacing/>
      <w:ind/>
    </w:pPr>
  </w:style>
  <w:style w:type="table" w:styleId="904" w:customStyle="1">
    <w:name w:val="Table Normal"/>
    <w:pPr>
      <w:pBdr/>
      <w:spacing/>
      <w:ind/>
    </w:pPr>
    <w:tblPr>
      <w:tblBorders/>
      <w:tblCellMar>
        <w:left w:w="0" w:type="dxa"/>
        <w:top w:w="0" w:type="dxa"/>
        <w:right w:w="0"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905">
    <w:name w:val="Title"/>
    <w:basedOn w:val="894"/>
    <w:next w:val="894"/>
    <w:uiPriority w:val="10"/>
    <w:qFormat/>
    <w:pPr>
      <w:keepNext w:val="true"/>
      <w:keepLines w:val="true"/>
      <w:pBdr/>
      <w:spacing w:after="120" w:before="480"/>
      <w:ind/>
    </w:pPr>
    <w:rPr>
      <w:b/>
      <w:sz w:val="72"/>
      <w:szCs w:val="72"/>
    </w:rPr>
  </w:style>
  <w:style w:type="table" w:styleId="906" w:customStyle="1">
    <w:name w:val="Table Normal"/>
    <w:pPr>
      <w:pBdr/>
      <w:spacing/>
      <w:ind/>
    </w:pPr>
    <w:tblPr>
      <w:tblBorders/>
      <w:tblCellMar>
        <w:left w:w="0" w:type="dxa"/>
        <w:top w:w="0" w:type="dxa"/>
        <w:right w:w="0"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907" w:customStyle="1">
    <w:name w:val="Titre 2 Car"/>
    <w:basedOn w:val="901"/>
    <w:link w:val="896"/>
    <w:uiPriority w:val="9"/>
    <w:pPr>
      <w:pBdr/>
      <w:spacing/>
      <w:ind/>
    </w:pPr>
    <w:rPr>
      <w:rFonts w:ascii="Times New Roman" w:hAnsi="Times New Roman" w:eastAsia="Times New Roman" w:cs="Times New Roman"/>
      <w:b/>
      <w:bCs/>
      <w:sz w:val="36"/>
      <w:szCs w:val="36"/>
      <w:lang w:eastAsia="fr-FR"/>
    </w:rPr>
  </w:style>
  <w:style w:type="character" w:styleId="908" w:customStyle="1">
    <w:name w:val="Titre 3 Car"/>
    <w:basedOn w:val="901"/>
    <w:link w:val="897"/>
    <w:uiPriority w:val="9"/>
    <w:pPr>
      <w:pBdr/>
      <w:spacing/>
      <w:ind/>
    </w:pPr>
    <w:rPr>
      <w:rFonts w:ascii="Times New Roman" w:hAnsi="Times New Roman" w:eastAsia="Times New Roman" w:cs="Times New Roman"/>
      <w:b/>
      <w:bCs/>
      <w:sz w:val="27"/>
      <w:szCs w:val="27"/>
      <w:lang w:eastAsia="fr-FR"/>
    </w:rPr>
  </w:style>
  <w:style w:type="paragraph" w:styleId="909" w:customStyle="1">
    <w:name w:val="section-description"/>
    <w:basedOn w:val="894"/>
    <w:pPr>
      <w:pBdr/>
      <w:spacing w:after="100" w:afterAutospacing="1" w:before="100" w:beforeAutospacing="1" w:line="240" w:lineRule="auto"/>
      <w:ind/>
    </w:pPr>
    <w:rPr>
      <w:rFonts w:ascii="Times New Roman" w:hAnsi="Times New Roman" w:eastAsia="Times New Roman" w:cs="Times New Roman"/>
      <w:sz w:val="24"/>
      <w:szCs w:val="24"/>
    </w:rPr>
  </w:style>
  <w:style w:type="character" w:styleId="910">
    <w:name w:val="Emphasis"/>
    <w:basedOn w:val="901"/>
    <w:uiPriority w:val="20"/>
    <w:qFormat/>
    <w:pPr>
      <w:pBdr/>
      <w:spacing/>
      <w:ind/>
    </w:pPr>
    <w:rPr>
      <w:i/>
      <w:iCs/>
    </w:rPr>
  </w:style>
  <w:style w:type="paragraph" w:styleId="911">
    <w:name w:val="Normal (Web)"/>
    <w:basedOn w:val="894"/>
    <w:uiPriority w:val="99"/>
    <w:semiHidden/>
    <w:unhideWhenUsed/>
    <w:pPr>
      <w:pBdr/>
      <w:spacing w:after="100" w:afterAutospacing="1" w:before="100" w:beforeAutospacing="1" w:line="240" w:lineRule="auto"/>
      <w:ind/>
    </w:pPr>
    <w:rPr>
      <w:rFonts w:ascii="Times New Roman" w:hAnsi="Times New Roman" w:eastAsia="Times New Roman" w:cs="Times New Roman"/>
      <w:sz w:val="24"/>
      <w:szCs w:val="24"/>
    </w:rPr>
  </w:style>
  <w:style w:type="character" w:styleId="912">
    <w:name w:val="Hyperlink"/>
    <w:basedOn w:val="901"/>
    <w:uiPriority w:val="99"/>
    <w:unhideWhenUsed/>
    <w:pPr>
      <w:pBdr/>
      <w:spacing/>
      <w:ind/>
    </w:pPr>
    <w:rPr>
      <w:color w:val="0000ff"/>
      <w:u w:val="single"/>
    </w:rPr>
  </w:style>
  <w:style w:type="character" w:styleId="913">
    <w:name w:val="Strong"/>
    <w:basedOn w:val="901"/>
    <w:uiPriority w:val="22"/>
    <w:qFormat/>
    <w:pPr>
      <w:pBdr/>
      <w:spacing/>
      <w:ind/>
    </w:pPr>
    <w:rPr>
      <w:b/>
      <w:bCs/>
    </w:rPr>
  </w:style>
  <w:style w:type="paragraph" w:styleId="914">
    <w:name w:val="HTML Top of Form"/>
    <w:basedOn w:val="894"/>
    <w:next w:val="894"/>
    <w:link w:val="915"/>
    <w:hidden/>
    <w:uiPriority w:val="99"/>
    <w:semiHidden/>
    <w:unhideWhenUsed/>
    <w:pPr>
      <w:pBdr>
        <w:bottom w:val="single" w:color="000000" w:sz="6" w:space="1"/>
      </w:pBdr>
      <w:spacing w:after="0" w:line="240" w:lineRule="auto"/>
      <w:ind/>
      <w:jc w:val="center"/>
    </w:pPr>
    <w:rPr>
      <w:rFonts w:ascii="Arial" w:hAnsi="Arial" w:eastAsia="Times New Roman" w:cs="Arial"/>
      <w:vanish/>
      <w:sz w:val="16"/>
      <w:szCs w:val="16"/>
    </w:rPr>
  </w:style>
  <w:style w:type="character" w:styleId="915" w:customStyle="1">
    <w:name w:val="z-Haut du formulaire Car"/>
    <w:basedOn w:val="901"/>
    <w:link w:val="914"/>
    <w:uiPriority w:val="99"/>
    <w:semiHidden/>
    <w:pPr>
      <w:pBdr/>
      <w:spacing/>
      <w:ind/>
    </w:pPr>
    <w:rPr>
      <w:rFonts w:ascii="Arial" w:hAnsi="Arial" w:eastAsia="Times New Roman" w:cs="Arial"/>
      <w:vanish/>
      <w:sz w:val="16"/>
      <w:szCs w:val="16"/>
      <w:lang w:eastAsia="fr-FR"/>
    </w:rPr>
  </w:style>
  <w:style w:type="paragraph" w:styleId="916">
    <w:name w:val="HTML Bottom of Form"/>
    <w:basedOn w:val="894"/>
    <w:next w:val="894"/>
    <w:link w:val="917"/>
    <w:hidden/>
    <w:uiPriority w:val="99"/>
    <w:semiHidden/>
    <w:unhideWhenUsed/>
    <w:pPr>
      <w:pBdr>
        <w:top w:val="single" w:color="000000" w:sz="6" w:space="1"/>
      </w:pBdr>
      <w:spacing w:after="0" w:line="240" w:lineRule="auto"/>
      <w:ind/>
      <w:jc w:val="center"/>
    </w:pPr>
    <w:rPr>
      <w:rFonts w:ascii="Arial" w:hAnsi="Arial" w:eastAsia="Times New Roman" w:cs="Arial"/>
      <w:vanish/>
      <w:sz w:val="16"/>
      <w:szCs w:val="16"/>
    </w:rPr>
  </w:style>
  <w:style w:type="character" w:styleId="917" w:customStyle="1">
    <w:name w:val="z-Bas du formulaire Car"/>
    <w:basedOn w:val="901"/>
    <w:link w:val="916"/>
    <w:uiPriority w:val="99"/>
    <w:semiHidden/>
    <w:pPr>
      <w:pBdr/>
      <w:spacing/>
      <w:ind/>
    </w:pPr>
    <w:rPr>
      <w:rFonts w:ascii="Arial" w:hAnsi="Arial" w:eastAsia="Times New Roman" w:cs="Arial"/>
      <w:vanish/>
      <w:sz w:val="16"/>
      <w:szCs w:val="16"/>
      <w:lang w:eastAsia="fr-FR"/>
    </w:rPr>
  </w:style>
  <w:style w:type="table" w:styleId="918">
    <w:name w:val="Table Grid"/>
    <w:basedOn w:val="902"/>
    <w:uiPriority w:val="39"/>
    <w:pPr>
      <w:pBdr/>
      <w:spacing w:after="0" w:line="240" w:lineRule="auto"/>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919" w:customStyle="1">
    <w:name w:val="pf0"/>
    <w:basedOn w:val="894"/>
    <w:pPr>
      <w:pBdr/>
      <w:spacing w:after="100" w:afterAutospacing="1" w:before="100" w:beforeAutospacing="1" w:line="240" w:lineRule="auto"/>
      <w:ind/>
    </w:pPr>
    <w:rPr>
      <w:rFonts w:ascii="Times New Roman" w:hAnsi="Times New Roman" w:eastAsia="Times New Roman" w:cs="Times New Roman"/>
      <w:sz w:val="24"/>
      <w:szCs w:val="24"/>
    </w:rPr>
  </w:style>
  <w:style w:type="character" w:styleId="920" w:customStyle="1">
    <w:name w:val="cf01"/>
    <w:basedOn w:val="901"/>
    <w:pPr>
      <w:pBdr/>
      <w:spacing/>
      <w:ind/>
    </w:pPr>
    <w:rPr>
      <w:rFonts w:hint="default" w:ascii="Segoe UI" w:hAnsi="Segoe UI" w:cs="Segoe UI"/>
      <w:sz w:val="18"/>
      <w:szCs w:val="18"/>
    </w:rPr>
  </w:style>
  <w:style w:type="paragraph" w:styleId="921">
    <w:name w:val="Subtitle"/>
    <w:basedOn w:val="894"/>
    <w:next w:val="894"/>
    <w:uiPriority w:val="11"/>
    <w:qFormat/>
    <w:pPr>
      <w:keepNext w:val="true"/>
      <w:keepLines w:val="true"/>
      <w:pBdr/>
      <w:spacing w:after="80" w:before="360"/>
      <w:ind/>
    </w:pPr>
    <w:rPr>
      <w:rFonts w:ascii="Georgia" w:hAnsi="Georgia" w:eastAsia="Georgia" w:cs="Georgia"/>
      <w:i/>
      <w:color w:val="666666"/>
      <w:sz w:val="48"/>
      <w:szCs w:val="48"/>
    </w:rPr>
  </w:style>
  <w:style w:type="paragraph" w:styleId="922">
    <w:name w:val="annotation text"/>
    <w:basedOn w:val="894"/>
    <w:link w:val="923"/>
    <w:uiPriority w:val="99"/>
    <w:semiHidden/>
    <w:unhideWhenUsed/>
    <w:pPr>
      <w:pBdr/>
      <w:spacing w:line="240" w:lineRule="auto"/>
      <w:ind/>
    </w:pPr>
    <w:rPr>
      <w:sz w:val="20"/>
      <w:szCs w:val="20"/>
    </w:rPr>
  </w:style>
  <w:style w:type="character" w:styleId="923" w:customStyle="1">
    <w:name w:val="Commentaire Car"/>
    <w:basedOn w:val="901"/>
    <w:link w:val="922"/>
    <w:uiPriority w:val="99"/>
    <w:semiHidden/>
    <w:pPr>
      <w:pBdr/>
      <w:spacing/>
      <w:ind/>
    </w:pPr>
    <w:rPr>
      <w:sz w:val="20"/>
      <w:szCs w:val="20"/>
    </w:rPr>
  </w:style>
  <w:style w:type="character" w:styleId="924">
    <w:name w:val="annotation reference"/>
    <w:basedOn w:val="901"/>
    <w:uiPriority w:val="99"/>
    <w:semiHidden/>
    <w:unhideWhenUsed/>
    <w:pPr>
      <w:pBdr/>
      <w:spacing/>
      <w:ind/>
    </w:pPr>
    <w:rPr>
      <w:sz w:val="16"/>
      <w:szCs w:val="16"/>
    </w:rPr>
  </w:style>
  <w:style w:type="character" w:styleId="925">
    <w:name w:val="Unresolved Mention"/>
    <w:basedOn w:val="901"/>
    <w:uiPriority w:val="99"/>
    <w:semiHidden/>
    <w:unhideWhenUsed/>
    <w:pPr>
      <w:pBdr/>
      <w:spacing/>
      <w:ind/>
    </w:pPr>
    <w:rPr>
      <w:color w:val="605e5c"/>
      <w:shd w:val="clear" w:color="auto" w:fill="e1dfdd"/>
    </w:rPr>
  </w:style>
  <w:style w:type="paragraph" w:styleId="926">
    <w:name w:val="List Paragraph"/>
    <w:basedOn w:val="894"/>
    <w:uiPriority w:val="34"/>
    <w:qFormat/>
    <w:pPr>
      <w:pBdr/>
      <w:spacing/>
      <w:ind w:left="720"/>
      <w:contextualSpacing w:val="true"/>
    </w:pPr>
  </w:style>
  <w:style w:type="paragraph" w:styleId="927">
    <w:name w:val="Revision"/>
    <w:hidden/>
    <w:uiPriority w:val="99"/>
    <w:semiHidden/>
    <w:pPr>
      <w:pBdr/>
      <w:spacing w:after="0" w:line="240" w:lineRule="auto"/>
      <w:ind/>
    </w:pPr>
  </w:style>
  <w:style w:type="paragraph" w:styleId="928">
    <w:name w:val="Subtitle"/>
    <w:basedOn w:val="894"/>
    <w:next w:val="894"/>
    <w:pPr>
      <w:keepNext w:val="true"/>
      <w:keepLines w:val="true"/>
      <w:pBdr/>
      <w:spacing w:after="80" w:before="360"/>
      <w:ind/>
    </w:pPr>
    <w:rPr>
      <w:rFonts w:ascii="Georgia" w:hAnsi="Georgia" w:eastAsia="Georgia" w:cs="Georgia"/>
      <w:i/>
      <w:color w:val="666666"/>
      <w:sz w:val="48"/>
      <w:szCs w:val="48"/>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customXml" Target="../customXml/item1.xml" /><Relationship Id="rId10" Type="http://schemas.openxmlformats.org/officeDocument/2006/relationships/hyperlink" Target="mailto:thomas.francart@sparna.fr" TargetMode="External"/><Relationship Id="rId11" Type="http://schemas.openxmlformats.org/officeDocument/2006/relationships/hyperlink" Target="mailto:marie.muller@sparna.fr" TargetMode="External"/><Relationship Id="rId12" Type="http://schemas.openxmlformats.org/officeDocument/2006/relationships/hyperlink" Target="https://github.com/sparna-git/Sparnatural/releases" TargetMode="External"/><Relationship Id="rId13" Type="http://schemas.openxmlformats.org/officeDocument/2006/relationships/hyperlink" Target="https://dbpedia.org/sparql" TargetMode="External"/><Relationship Id="rId14" Type="http://schemas.openxmlformats.org/officeDocument/2006/relationships/image" Target="media/image1.png"/><Relationship Id="rId15" Type="http://schemas.openxmlformats.org/officeDocument/2006/relationships/hyperlink" Target="https://protege.stanford.edu/" TargetMode="External"/><Relationship Id="rId16" Type="http://schemas.openxmlformats.org/officeDocument/2006/relationships/hyperlink" Target="https://github.com/sparna-git/Sparnatural/releases/latest" TargetMode="External"/><Relationship Id="rId17" Type="http://schemas.openxmlformats.org/officeDocument/2006/relationships/hyperlink" Target="https://getbootstrap.com" TargetMode="External"/><Relationship Id="rId18" Type="http://schemas.openxmlformats.org/officeDocument/2006/relationships/hyperlink" Target="https://yasgui.triply.cc/" TargetMode="External"/><Relationship Id="rId19" Type="http://schemas.openxmlformats.org/officeDocument/2006/relationships/hyperlink" Target="https://fontawesome.com/" TargetMode="External"/><Relationship Id="rId20" Type="http://schemas.openxmlformats.org/officeDocument/2006/relationships/image" Target="media/image2.png"/><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hyperlink" Target="https://www.test-cors.org/" TargetMode="External"/><Relationship Id="rId24" Type="http://schemas.openxmlformats.org/officeDocument/2006/relationships/hyperlink" Target="https://graphdb.ontotext.com/documentation/10.2/directories-and-config-properties.html?highlight=cors#workbench-properties" TargetMode="External"/><Relationship Id="rId25" Type="http://schemas.openxmlformats.org/officeDocument/2006/relationships/hyperlink" Target="https://vos.openlinksw.com/owiki/wiki/VOS/VirtTipsAndTricksCORsEnableSPARQLURLs" TargetMode="External"/><Relationship Id="rId26" Type="http://schemas.openxmlformats.org/officeDocument/2006/relationships/hyperlink" Target="https://proxy.sparnatural.eu" TargetMode="External"/><Relationship Id="rId27" Type="http://schemas.openxmlformats.org/officeDocument/2006/relationships/hyperlink" Target="http://docs.sparnatural.eu/SPARQL-proxy.html" TargetMode="External"/><Relationship Id="rId28" Type="http://schemas.openxmlformats.org/officeDocument/2006/relationships/hyperlink" Target="https://github.com/sparna-git/sparql-proxy" TargetMode="External"/><Relationship Id="rId29" Type="http://schemas.openxmlformats.org/officeDocument/2006/relationships/image" Target="media/image5.png"/><Relationship Id="rId30" Type="http://schemas.openxmlformats.org/officeDocument/2006/relationships/hyperlink" Target="http://data.sparna.fr/ontologies/sparnatural-config-core" TargetMode="External"/><Relationship Id="rId31" Type="http://schemas.openxmlformats.org/officeDocument/2006/relationships/hyperlink" Target="http://data.sparna.fr/ontologies/sparnatural-config-datasources" TargetMode="External"/><Relationship Id="rId32" Type="http://schemas.openxmlformats.org/officeDocument/2006/relationships/image" Target="media/image6.png"/><Relationship Id="rId33" Type="http://schemas.openxmlformats.org/officeDocument/2006/relationships/image" Target="media/image7.png"/><Relationship Id="rId34" Type="http://schemas.openxmlformats.org/officeDocument/2006/relationships/hyperlink" Target="https://data.mydomain.com/ontologies/sparnatural-config" TargetMode="External"/><Relationship Id="rId35" Type="http://schemas.openxmlformats.org/officeDocument/2006/relationships/image" Target="media/image8.png"/><Relationship Id="rId36" Type="http://schemas.openxmlformats.org/officeDocument/2006/relationships/hyperlink" Target="http://xmlns.com/foaf/0.1/" TargetMode="External"/><Relationship Id="rId37" Type="http://schemas.openxmlformats.org/officeDocument/2006/relationships/hyperlink" Target="http://xmlns.com/foaf/0.1/Person" TargetMode="External"/><Relationship Id="rId38" Type="http://schemas.openxmlformats.org/officeDocument/2006/relationships/image" Target="media/image9.png"/><Relationship Id="rId39" Type="http://schemas.openxmlformats.org/officeDocument/2006/relationships/image" Target="media/image10.png"/><Relationship Id="rId40" Type="http://schemas.openxmlformats.org/officeDocument/2006/relationships/hyperlink" Target="https://fontawesome.com/" TargetMode="External"/><Relationship Id="rId41" Type="http://schemas.openxmlformats.org/officeDocument/2006/relationships/image" Target="media/image11.png"/><Relationship Id="rId42" Type="http://schemas.openxmlformats.org/officeDocument/2006/relationships/hyperlink" Target="http://xmlns.com/foaf/0.1/Organization" TargetMode="External"/><Relationship Id="rId43" Type="http://schemas.openxmlformats.org/officeDocument/2006/relationships/hyperlink" Target="http://xmlns.com/foaf/0.1/#term_Agent" TargetMode="External"/><Relationship Id="rId44" Type="http://schemas.openxmlformats.org/officeDocument/2006/relationships/hyperlink" Target="http://xmlns.com/foaf/0.1/member" TargetMode="External"/><Relationship Id="rId45" Type="http://schemas.openxmlformats.org/officeDocument/2006/relationships/image" Target="media/image12.png"/><Relationship Id="rId46" Type="http://schemas.openxmlformats.org/officeDocument/2006/relationships/image" Target="media/image13.png"/><Relationship Id="rId47" Type="http://schemas.openxmlformats.org/officeDocument/2006/relationships/image" Target="media/image14.png"/><Relationship Id="rId48" Type="http://schemas.openxmlformats.org/officeDocument/2006/relationships/image" Target="media/image15.png"/><Relationship Id="rId49" Type="http://schemas.openxmlformats.org/officeDocument/2006/relationships/hyperlink" Target="https://docs.sparnatural.eu" TargetMode="External"/><Relationship Id="rId50" Type="http://schemas.openxmlformats.org/officeDocument/2006/relationships/hyperlink" Target="https://github.com/sparna-git/Sparnatural" TargetMode="External"/><Relationship Id="rId51" Type="http://schemas.openxmlformats.org/officeDocument/2006/relationships/image" Target="media/image16.png"/><Relationship Id="rId52" Type="http://schemas.openxmlformats.org/officeDocument/2006/relationships/image" Target="media/image17.png"/><Relationship Id="rId53" Type="http://schemas.openxmlformats.org/officeDocument/2006/relationships/image" Target="media/image18.png"/><Relationship Id="rId54" Type="http://schemas.openxmlformats.org/officeDocument/2006/relationships/image" Target="media/image19.png"/><Relationship Id="rId55" Type="http://schemas.openxmlformats.org/officeDocument/2006/relationships/comments" Target="comments.xml" /><Relationship Id="rId56" Type="http://schemas.microsoft.com/office/2011/relationships/commentsExtended" Target="commentsExtended.xml" /><Relationship Id="rId57" Type="http://schemas.microsoft.com/office/2018/08/relationships/commentsExtensible" Target="commentsExtensible.xml" /><Relationship Id="rId58" Type="http://schemas.microsoft.com/office/2016/09/relationships/commentsIds" Target="commentsIds.xml" /><Relationship Id="rId59" Type="http://schemas.microsoft.com/office/2011/relationships/people" Target="people.xml" /><Relationship Id="rId60" Type="http://schemas.onlyoffice.com/commentsDocument" Target="commentsDocument.xml" /><Relationship Id="rId61" Type="http://schemas.onlyoffice.com/commentsExtendedDocument" Target="commentsExtendedDocument.xml" /><Relationship Id="rId62" Type="http://schemas.onlyoffice.com/commentsIdsDocument" Target="commentsIdsDocument.xml" /></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 Id="rId1" Type="http://schemas.openxmlformats.org/officeDocument/2006/relationships/hyperlink" Target="https://github.com/sparna-git/sparnatural-yasgui-plugins" TargetMode="External"/><Relationship Id="rId2" Type="http://schemas.openxmlformats.org/officeDocument/2006/relationships/hyperlink" Target="https://enable-cors.org/" TargetMode="External"/><Relationship Id="rId3" Type="http://schemas.openxmlformats.org/officeDocument/2006/relationships/hyperlink" Target="https://en.wikipedia.org/wiki/Same-origin_policy" TargetMode="External"/></Relationships>
</file>

<file path=word/theme/theme1.xml><?xml version="1.0" encoding="utf-8"?>
<a:theme xmlns:a="http://schemas.openxmlformats.org/drawingml/2006/main" xmlns:r="http://schemas.openxmlformats.org/officeDocument/2006/relationships" xmlns:p="http://schemas.openxmlformats.org/presentation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gCOnNnTXvOvanIn3XAIJ+oMPGcg==">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Application>ONLYOFFICE/8.0.1.31</Application>
  <DocSecurity>0</DocSecurity>
  <HyperlinksChanged>false</HyperlinksChanged>
  <LinksUpToDate>false</LinksUpToDate>
  <ScaleCrop>false</ScaleCrop>
  <SharedDoc>false</SharedDoc>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Marie Muller</dc:creator>
  <cp:revision>4</cp:revision>
  <dcterms:created xsi:type="dcterms:W3CDTF">2023-05-03T13:13:00Z</dcterms:created>
  <dcterms:modified xsi:type="dcterms:W3CDTF">2024-05-31T14:55:45Z</dcterms:modified>
</cp:coreProperties>
</file>